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96DA9F" w14:textId="43AFDD10" w:rsidR="00D95D9C" w:rsidRPr="00D95D9C" w:rsidRDefault="00D95D9C" w:rsidP="00D95D9C">
      <w:pPr>
        <w:jc w:val="center"/>
        <w:rPr>
          <w:rFonts w:eastAsia="맑은 고딕" w:cs="맑은 고딕"/>
          <w:b/>
          <w:bCs/>
          <w:sz w:val="32"/>
          <w:szCs w:val="32"/>
          <w:lang w:eastAsia="ko-KR"/>
        </w:rPr>
      </w:pPr>
      <w:proofErr w:type="gramStart"/>
      <w:r w:rsidRPr="00D95D9C">
        <w:rPr>
          <w:rFonts w:eastAsia="맑은 고딕" w:cs="맑은 고딕" w:hint="eastAsia"/>
          <w:b/>
          <w:bCs/>
          <w:sz w:val="32"/>
          <w:szCs w:val="32"/>
          <w:lang w:eastAsia="ko-KR"/>
        </w:rPr>
        <w:t>합</w:t>
      </w:r>
      <w:r>
        <w:rPr>
          <w:rFonts w:eastAsia="맑은 고딕" w:cs="맑은 고딕" w:hint="eastAsia"/>
          <w:b/>
          <w:bCs/>
          <w:sz w:val="32"/>
          <w:szCs w:val="32"/>
          <w:lang w:eastAsia="ko-KR"/>
        </w:rPr>
        <w:t xml:space="preserve">  </w:t>
      </w:r>
      <w:r w:rsidRPr="00D95D9C">
        <w:rPr>
          <w:rFonts w:eastAsia="맑은 고딕" w:cs="맑은 고딕" w:hint="eastAsia"/>
          <w:b/>
          <w:bCs/>
          <w:sz w:val="32"/>
          <w:szCs w:val="32"/>
          <w:lang w:eastAsia="ko-KR"/>
        </w:rPr>
        <w:t>의</w:t>
      </w:r>
      <w:proofErr w:type="gramEnd"/>
      <w:r>
        <w:rPr>
          <w:rFonts w:eastAsia="맑은 고딕" w:cs="맑은 고딕" w:hint="eastAsia"/>
          <w:b/>
          <w:bCs/>
          <w:sz w:val="32"/>
          <w:szCs w:val="32"/>
          <w:lang w:eastAsia="ko-KR"/>
        </w:rPr>
        <w:t xml:space="preserve">  </w:t>
      </w:r>
      <w:r w:rsidRPr="00D95D9C">
        <w:rPr>
          <w:rFonts w:eastAsia="맑은 고딕" w:cs="맑은 고딕" w:hint="eastAsia"/>
          <w:b/>
          <w:bCs/>
          <w:sz w:val="32"/>
          <w:szCs w:val="32"/>
          <w:lang w:eastAsia="ko-KR"/>
        </w:rPr>
        <w:t>서</w:t>
      </w:r>
    </w:p>
    <w:p w14:paraId="0571EDD0" w14:textId="2BA80BEF" w:rsidR="00D95D9C" w:rsidRPr="00CE3F51" w:rsidRDefault="00000000" w:rsidP="00D95D9C">
      <w:pPr>
        <w:rPr>
          <w:rFonts w:eastAsia="맑은 고딕"/>
          <w:lang w:eastAsia="ko-KR"/>
        </w:rPr>
      </w:pPr>
      <w:r w:rsidRPr="00D95D9C">
        <w:rPr>
          <w:rFonts w:eastAsia="맑은 고딕" w:cs="맑은 고딕" w:hint="eastAsia"/>
          <w:b/>
          <w:bCs/>
          <w:lang w:eastAsia="ko-KR"/>
        </w:rPr>
        <w:t>주식회사</w:t>
      </w:r>
      <w:r w:rsidRPr="00D95D9C">
        <w:rPr>
          <w:b/>
          <w:bCs/>
          <w:lang w:eastAsia="ko-KR"/>
        </w:rPr>
        <w:t xml:space="preserve"> </w:t>
      </w:r>
      <w:proofErr w:type="spellStart"/>
      <w:r w:rsidRPr="00D95D9C">
        <w:rPr>
          <w:rFonts w:eastAsia="맑은 고딕" w:cs="맑은 고딕" w:hint="eastAsia"/>
          <w:b/>
          <w:bCs/>
          <w:lang w:eastAsia="ko-KR"/>
        </w:rPr>
        <w:t>넥써쓰</w:t>
      </w:r>
      <w:proofErr w:type="spellEnd"/>
      <w:r w:rsidRPr="00D95D9C">
        <w:rPr>
          <w:lang w:eastAsia="ko-KR"/>
        </w:rPr>
        <w:t>(</w:t>
      </w:r>
      <w:r w:rsidRPr="00D95D9C">
        <w:rPr>
          <w:rFonts w:eastAsia="맑은 고딕" w:cs="맑은 고딕" w:hint="eastAsia"/>
          <w:lang w:eastAsia="ko-KR"/>
        </w:rPr>
        <w:t>이하</w:t>
      </w:r>
      <w:r w:rsidRPr="00D95D9C">
        <w:rPr>
          <w:lang w:eastAsia="ko-KR"/>
        </w:rPr>
        <w:t xml:space="preserve"> “</w:t>
      </w:r>
      <w:proofErr w:type="spellStart"/>
      <w:r w:rsidRPr="00D95D9C">
        <w:rPr>
          <w:rFonts w:eastAsia="맑은 고딕" w:cs="맑은 고딕" w:hint="eastAsia"/>
          <w:b/>
          <w:bCs/>
          <w:lang w:eastAsia="ko-KR"/>
        </w:rPr>
        <w:t>넥써쓰</w:t>
      </w:r>
      <w:proofErr w:type="spellEnd"/>
      <w:r w:rsidRPr="00D95D9C">
        <w:rPr>
          <w:lang w:eastAsia="ko-KR"/>
        </w:rPr>
        <w:t>”)</w:t>
      </w:r>
      <w:r w:rsidRPr="00D95D9C">
        <w:rPr>
          <w:rFonts w:eastAsia="맑은 고딕" w:cs="맑은 고딕" w:hint="eastAsia"/>
          <w:lang w:eastAsia="ko-KR"/>
        </w:rPr>
        <w:t>와</w:t>
      </w:r>
      <w:r w:rsidRPr="00D95D9C">
        <w:rPr>
          <w:lang w:eastAsia="ko-KR"/>
        </w:rPr>
        <w:t xml:space="preserve"> </w:t>
      </w:r>
      <w:r w:rsidR="00D95D9C" w:rsidRPr="004F61F3">
        <w:rPr>
          <w:rFonts w:eastAsia="맑은 고딕" w:cs="맑은 고딕" w:hint="eastAsia"/>
          <w:b/>
          <w:bCs/>
          <w:lang w:eastAsia="ko-KR"/>
        </w:rPr>
        <w:t>전준영</w:t>
      </w:r>
      <w:r w:rsidR="00D95D9C">
        <w:rPr>
          <w:rFonts w:eastAsia="맑은 고딕" w:hint="eastAsia"/>
          <w:lang w:eastAsia="ko-KR"/>
        </w:rPr>
        <w:t xml:space="preserve"> </w:t>
      </w:r>
      <w:r w:rsidR="004F61F3">
        <w:rPr>
          <w:rFonts w:eastAsia="맑은 고딕" w:hint="eastAsia"/>
          <w:lang w:eastAsia="ko-KR"/>
        </w:rPr>
        <w:t xml:space="preserve">(이하 </w:t>
      </w:r>
      <w:r w:rsidR="004F61F3">
        <w:rPr>
          <w:rFonts w:eastAsia="맑은 고딕"/>
          <w:lang w:eastAsia="ko-KR"/>
        </w:rPr>
        <w:t>“</w:t>
      </w:r>
      <w:r w:rsidR="004F61F3" w:rsidRPr="004F61F3">
        <w:rPr>
          <w:rFonts w:eastAsia="맑은 고딕" w:hint="eastAsia"/>
          <w:b/>
          <w:bCs/>
          <w:lang w:eastAsia="ko-KR"/>
        </w:rPr>
        <w:t>대표</w:t>
      </w:r>
      <w:r w:rsidR="004F61F3">
        <w:rPr>
          <w:rFonts w:eastAsia="맑은 고딕"/>
          <w:lang w:eastAsia="ko-KR"/>
        </w:rPr>
        <w:t>”</w:t>
      </w:r>
      <w:r w:rsidR="004F61F3">
        <w:rPr>
          <w:rFonts w:eastAsia="맑은 고딕" w:hint="eastAsia"/>
          <w:lang w:eastAsia="ko-KR"/>
        </w:rPr>
        <w:t xml:space="preserve">) </w:t>
      </w:r>
      <w:r w:rsidR="00D95D9C">
        <w:rPr>
          <w:rFonts w:eastAsia="맑은 고딕" w:hint="eastAsia"/>
          <w:lang w:eastAsia="ko-KR"/>
        </w:rPr>
        <w:t>및</w:t>
      </w:r>
      <w:r w:rsidRPr="00D95D9C">
        <w:rPr>
          <w:lang w:eastAsia="ko-KR"/>
        </w:rPr>
        <w:t xml:space="preserve"> </w:t>
      </w:r>
      <w:r w:rsidR="00D95D9C" w:rsidRPr="004F61F3">
        <w:rPr>
          <w:rFonts w:eastAsia="맑은 고딕" w:cs="맑은 고딕" w:hint="eastAsia"/>
          <w:b/>
          <w:bCs/>
          <w:lang w:eastAsia="ko-KR"/>
        </w:rPr>
        <w:t>김석준</w:t>
      </w:r>
      <w:r w:rsidRPr="00D95D9C">
        <w:rPr>
          <w:lang w:eastAsia="ko-KR"/>
        </w:rPr>
        <w:t>(</w:t>
      </w:r>
      <w:r w:rsidRPr="00D95D9C">
        <w:rPr>
          <w:rFonts w:eastAsia="맑은 고딕" w:cs="맑은 고딕" w:hint="eastAsia"/>
          <w:lang w:eastAsia="ko-KR"/>
        </w:rPr>
        <w:t>이하</w:t>
      </w:r>
      <w:r w:rsidRPr="00D95D9C">
        <w:rPr>
          <w:lang w:eastAsia="ko-KR"/>
        </w:rPr>
        <w:t xml:space="preserve"> “</w:t>
      </w:r>
      <w:r w:rsidRPr="004F61F3">
        <w:rPr>
          <w:rFonts w:eastAsia="맑은 고딕" w:cs="맑은 고딕" w:hint="eastAsia"/>
          <w:b/>
          <w:bCs/>
          <w:lang w:eastAsia="ko-KR"/>
        </w:rPr>
        <w:t>대표개발자</w:t>
      </w:r>
      <w:r w:rsidRPr="004F61F3">
        <w:rPr>
          <w:b/>
          <w:bCs/>
          <w:lang w:eastAsia="ko-KR"/>
        </w:rPr>
        <w:t>”</w:t>
      </w:r>
      <w:r w:rsidRPr="00D95D9C">
        <w:rPr>
          <w:lang w:eastAsia="ko-KR"/>
        </w:rPr>
        <w:t>)</w:t>
      </w:r>
      <w:r w:rsidR="004F61F3">
        <w:rPr>
          <w:rFonts w:eastAsia="맑은 고딕" w:cs="맑은 고딕" w:hint="eastAsia"/>
          <w:lang w:eastAsia="ko-KR"/>
        </w:rPr>
        <w:t>은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아래와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같이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본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합의서</w:t>
      </w:r>
      <w:r w:rsidRPr="00D95D9C">
        <w:rPr>
          <w:lang w:eastAsia="ko-KR"/>
        </w:rPr>
        <w:t>(</w:t>
      </w:r>
      <w:r w:rsidRPr="00D95D9C">
        <w:rPr>
          <w:rFonts w:eastAsia="맑은 고딕" w:cs="맑은 고딕" w:hint="eastAsia"/>
          <w:lang w:eastAsia="ko-KR"/>
        </w:rPr>
        <w:t>이하</w:t>
      </w:r>
      <w:r w:rsidRPr="00D95D9C">
        <w:rPr>
          <w:lang w:eastAsia="ko-KR"/>
        </w:rPr>
        <w:t xml:space="preserve"> “</w:t>
      </w:r>
      <w:r w:rsidRPr="00D95D9C">
        <w:rPr>
          <w:rFonts w:eastAsia="맑은 고딕" w:cs="맑은 고딕" w:hint="eastAsia"/>
          <w:b/>
          <w:bCs/>
          <w:lang w:eastAsia="ko-KR"/>
        </w:rPr>
        <w:t>본</w:t>
      </w:r>
      <w:r w:rsidRPr="00D95D9C">
        <w:rPr>
          <w:b/>
          <w:bCs/>
          <w:lang w:eastAsia="ko-KR"/>
        </w:rPr>
        <w:t xml:space="preserve"> </w:t>
      </w:r>
      <w:r w:rsidRPr="00D95D9C">
        <w:rPr>
          <w:rFonts w:eastAsia="맑은 고딕" w:cs="맑은 고딕" w:hint="eastAsia"/>
          <w:b/>
          <w:bCs/>
          <w:lang w:eastAsia="ko-KR"/>
        </w:rPr>
        <w:t>합의서</w:t>
      </w:r>
      <w:r w:rsidRPr="00D95D9C">
        <w:rPr>
          <w:lang w:eastAsia="ko-KR"/>
        </w:rPr>
        <w:t>”)</w:t>
      </w:r>
      <w:r w:rsidRPr="00D95D9C">
        <w:rPr>
          <w:rFonts w:eastAsia="맑은 고딕" w:cs="맑은 고딕" w:hint="eastAsia"/>
          <w:lang w:eastAsia="ko-KR"/>
        </w:rPr>
        <w:t>를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체결하고</w:t>
      </w:r>
      <w:r w:rsidRPr="00D95D9C">
        <w:rPr>
          <w:lang w:eastAsia="ko-KR"/>
        </w:rPr>
        <w:t xml:space="preserve">, </w:t>
      </w:r>
      <w:r w:rsidRPr="00D95D9C">
        <w:rPr>
          <w:rFonts w:eastAsia="맑은 고딕" w:cs="맑은 고딕" w:hint="eastAsia"/>
          <w:lang w:eastAsia="ko-KR"/>
        </w:rPr>
        <w:t>다음과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같이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합의한다</w:t>
      </w:r>
      <w:r w:rsidRPr="00D95D9C">
        <w:rPr>
          <w:lang w:eastAsia="ko-KR"/>
        </w:rPr>
        <w:t>.</w:t>
      </w:r>
    </w:p>
    <w:p w14:paraId="2A3A3030" w14:textId="69ABF8BA" w:rsidR="00C90FD2" w:rsidRPr="00D95D9C" w:rsidRDefault="00000000" w:rsidP="00D95D9C">
      <w:pPr>
        <w:rPr>
          <w:b/>
          <w:bCs/>
          <w:lang w:eastAsia="ko-KR"/>
        </w:rPr>
      </w:pPr>
      <w:r w:rsidRPr="00D95D9C">
        <w:rPr>
          <w:rFonts w:eastAsia="맑은 고딕" w:cs="맑은 고딕" w:hint="eastAsia"/>
          <w:b/>
          <w:bCs/>
          <w:lang w:eastAsia="ko-KR"/>
        </w:rPr>
        <w:t>제</w:t>
      </w:r>
      <w:r w:rsidRPr="00D95D9C">
        <w:rPr>
          <w:b/>
          <w:bCs/>
          <w:lang w:eastAsia="ko-KR"/>
        </w:rPr>
        <w:t>1</w:t>
      </w:r>
      <w:r w:rsidRPr="00D95D9C">
        <w:rPr>
          <w:rFonts w:eastAsia="맑은 고딕" w:cs="맑은 고딕" w:hint="eastAsia"/>
          <w:b/>
          <w:bCs/>
          <w:lang w:eastAsia="ko-KR"/>
        </w:rPr>
        <w:t>조</w:t>
      </w:r>
      <w:r w:rsidRPr="00D95D9C">
        <w:rPr>
          <w:b/>
          <w:bCs/>
          <w:lang w:eastAsia="ko-KR"/>
        </w:rPr>
        <w:t xml:space="preserve"> (</w:t>
      </w:r>
      <w:r w:rsidRPr="00D95D9C">
        <w:rPr>
          <w:rFonts w:eastAsia="맑은 고딕" w:cs="맑은 고딕" w:hint="eastAsia"/>
          <w:b/>
          <w:bCs/>
          <w:lang w:eastAsia="ko-KR"/>
        </w:rPr>
        <w:t>목적</w:t>
      </w:r>
      <w:r w:rsidRPr="00D95D9C">
        <w:rPr>
          <w:b/>
          <w:bCs/>
          <w:lang w:eastAsia="ko-KR"/>
        </w:rPr>
        <w:t>)</w:t>
      </w:r>
    </w:p>
    <w:p w14:paraId="44861780" w14:textId="115512A8" w:rsidR="00D95D9C" w:rsidRDefault="00000000" w:rsidP="00D95D9C">
      <w:pPr>
        <w:rPr>
          <w:rFonts w:eastAsia="맑은 고딕"/>
          <w:lang w:eastAsia="ko-KR"/>
        </w:rPr>
      </w:pPr>
      <w:r w:rsidRPr="00D95D9C">
        <w:rPr>
          <w:rFonts w:eastAsia="맑은 고딕" w:cs="맑은 고딕" w:hint="eastAsia"/>
          <w:lang w:eastAsia="ko-KR"/>
        </w:rPr>
        <w:t>본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합의서는</w:t>
      </w:r>
      <w:r w:rsidRPr="00D95D9C">
        <w:rPr>
          <w:lang w:eastAsia="ko-KR"/>
        </w:rPr>
        <w:t xml:space="preserve"> </w:t>
      </w:r>
      <w:proofErr w:type="spellStart"/>
      <w:r w:rsidRPr="00D95D9C">
        <w:rPr>
          <w:rFonts w:eastAsia="맑은 고딕" w:cs="맑은 고딕" w:hint="eastAsia"/>
          <w:lang w:eastAsia="ko-KR"/>
        </w:rPr>
        <w:t>넥써쓰가</w:t>
      </w:r>
      <w:proofErr w:type="spellEnd"/>
      <w:r w:rsidRPr="00D95D9C">
        <w:rPr>
          <w:lang w:eastAsia="ko-KR"/>
        </w:rPr>
        <w:t xml:space="preserve"> </w:t>
      </w:r>
      <w:del w:id="0" w:author="안주형" w:date="2025-05-19T14:43:00Z" w16du:dateUtc="2025-05-19T05:43:00Z">
        <w:r w:rsidR="00D95D9C" w:rsidDel="00B964F5">
          <w:rPr>
            <w:rFonts w:eastAsia="맑은 고딕" w:cs="맑은 고딕" w:hint="eastAsia"/>
            <w:lang w:eastAsia="ko-KR"/>
          </w:rPr>
          <w:delText>제로엑스엔드</w:delText>
        </w:r>
      </w:del>
      <w:ins w:id="1" w:author="안주형" w:date="2025-05-19T14:43:00Z" w16du:dateUtc="2025-05-19T05:43:00Z">
        <w:r w:rsidR="00B964F5">
          <w:rPr>
            <w:rFonts w:eastAsia="맑은 고딕" w:cs="맑은 고딕" w:hint="eastAsia"/>
            <w:lang w:eastAsia="ko-KR"/>
          </w:rPr>
          <w:t xml:space="preserve">ZERO X AND PTE. LTD. </w:t>
        </w:r>
      </w:ins>
      <w:r w:rsidR="00D95D9C">
        <w:rPr>
          <w:rFonts w:eastAsia="맑은 고딕" w:cs="맑은 고딕" w:hint="eastAsia"/>
          <w:lang w:eastAsia="ko-KR"/>
        </w:rPr>
        <w:t>(</w:t>
      </w:r>
      <w:r w:rsidR="00D95D9C">
        <w:rPr>
          <w:rFonts w:eastAsia="맑은 고딕" w:cs="맑은 고딕"/>
          <w:lang w:eastAsia="ko-KR"/>
        </w:rPr>
        <w:t>“</w:t>
      </w:r>
      <w:r w:rsidR="00D95D9C" w:rsidRPr="00D95D9C">
        <w:rPr>
          <w:rFonts w:eastAsia="맑은 고딕" w:cs="맑은 고딕" w:hint="eastAsia"/>
          <w:b/>
          <w:bCs/>
          <w:lang w:eastAsia="ko-KR"/>
        </w:rPr>
        <w:t>회사</w:t>
      </w:r>
      <w:r w:rsidR="00D95D9C">
        <w:rPr>
          <w:rFonts w:eastAsia="맑은 고딕" w:cs="맑은 고딕"/>
          <w:lang w:eastAsia="ko-KR"/>
        </w:rPr>
        <w:t>”</w:t>
      </w:r>
      <w:r w:rsidR="00D95D9C">
        <w:rPr>
          <w:rFonts w:eastAsia="맑은 고딕" w:cs="맑은 고딕" w:hint="eastAsia"/>
          <w:lang w:eastAsia="ko-KR"/>
        </w:rPr>
        <w:t>)</w:t>
      </w:r>
      <w:r w:rsidRPr="00D95D9C">
        <w:rPr>
          <w:rFonts w:eastAsia="맑은 고딕" w:cs="맑은 고딕" w:hint="eastAsia"/>
          <w:lang w:eastAsia="ko-KR"/>
        </w:rPr>
        <w:t>의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구주를</w:t>
      </w:r>
      <w:r w:rsidRPr="00D95D9C">
        <w:rPr>
          <w:lang w:eastAsia="ko-KR"/>
        </w:rPr>
        <w:t xml:space="preserve"> </w:t>
      </w:r>
      <w:r w:rsidR="00D95D9C">
        <w:rPr>
          <w:rFonts w:eastAsia="맑은 고딕" w:hint="eastAsia"/>
          <w:lang w:eastAsia="ko-KR"/>
        </w:rPr>
        <w:t xml:space="preserve">각 회사의 주주들과Share Purchase Agreement를 체결하여 회사를 </w:t>
      </w:r>
      <w:r w:rsidRPr="00D95D9C">
        <w:rPr>
          <w:rFonts w:eastAsia="맑은 고딕" w:cs="맑은 고딕" w:hint="eastAsia"/>
          <w:lang w:eastAsia="ko-KR"/>
        </w:rPr>
        <w:t>인수</w:t>
      </w:r>
      <w:r w:rsidR="004936E2">
        <w:rPr>
          <w:rFonts w:eastAsia="맑은 고딕" w:cs="맑은 고딕" w:hint="eastAsia"/>
          <w:lang w:eastAsia="ko-KR"/>
        </w:rPr>
        <w:t>하기로 한</w:t>
      </w:r>
      <w:r w:rsidR="00F116DD">
        <w:rPr>
          <w:rFonts w:eastAsia="맑은 고딕" w:cs="맑은 고딕" w:hint="eastAsia"/>
          <w:lang w:eastAsia="ko-KR"/>
        </w:rPr>
        <w:t xml:space="preserve"> 것과</w:t>
      </w:r>
      <w:r w:rsidR="0091454D">
        <w:rPr>
          <w:rFonts w:eastAsia="맑은 고딕" w:cs="맑은 고딕" w:hint="eastAsia"/>
          <w:lang w:eastAsia="ko-KR"/>
        </w:rPr>
        <w:t xml:space="preserve"> </w:t>
      </w:r>
      <w:r w:rsidR="0004054A">
        <w:rPr>
          <w:rFonts w:eastAsia="맑은 고딕" w:cs="맑은 고딕" w:hint="eastAsia"/>
          <w:lang w:eastAsia="ko-KR"/>
        </w:rPr>
        <w:t>2025.03.18</w:t>
      </w:r>
      <w:r w:rsidR="009452F6">
        <w:rPr>
          <w:rFonts w:eastAsia="맑은 고딕" w:cs="맑은 고딕" w:hint="eastAsia"/>
          <w:lang w:eastAsia="ko-KR"/>
        </w:rPr>
        <w:t xml:space="preserve"> 및 </w:t>
      </w:r>
      <w:r w:rsidR="0004054A">
        <w:rPr>
          <w:rFonts w:eastAsia="맑은 고딕" w:cs="맑은 고딕" w:hint="eastAsia"/>
          <w:lang w:eastAsia="ko-KR"/>
        </w:rPr>
        <w:t>2025.05.20</w:t>
      </w:r>
      <w:r w:rsidR="0091454D">
        <w:rPr>
          <w:rFonts w:eastAsia="맑은 고딕" w:cs="맑은 고딕" w:hint="eastAsia"/>
          <w:lang w:eastAsia="ko-KR"/>
        </w:rPr>
        <w:t xml:space="preserve">에 </w:t>
      </w:r>
      <w:proofErr w:type="spellStart"/>
      <w:r w:rsidR="0091454D">
        <w:rPr>
          <w:rFonts w:eastAsia="맑은 고딕" w:cs="맑은 고딕" w:hint="eastAsia"/>
          <w:lang w:eastAsia="ko-KR"/>
        </w:rPr>
        <w:t>넥써쓰와</w:t>
      </w:r>
      <w:proofErr w:type="spellEnd"/>
      <w:r w:rsidR="0091454D">
        <w:rPr>
          <w:rFonts w:eastAsia="맑은 고딕" w:cs="맑은 고딕" w:hint="eastAsia"/>
          <w:lang w:eastAsia="ko-KR"/>
        </w:rPr>
        <w:t xml:space="preserve"> </w:t>
      </w:r>
      <w:del w:id="2" w:author="안주형" w:date="2025-05-19T14:42:00Z" w16du:dateUtc="2025-05-19T05:42:00Z">
        <w:r w:rsidR="0091454D" w:rsidDel="00B964F5">
          <w:rPr>
            <w:rFonts w:eastAsia="맑은 고딕" w:cs="맑은 고딕" w:hint="eastAsia"/>
            <w:lang w:eastAsia="ko-KR"/>
          </w:rPr>
          <w:delText>회사간</w:delText>
        </w:r>
      </w:del>
      <w:ins w:id="3" w:author="안주형" w:date="2025-05-19T14:43:00Z" w16du:dateUtc="2025-05-19T05:43:00Z">
        <w:r w:rsidR="00B964F5">
          <w:rPr>
            <w:rFonts w:eastAsia="맑은 고딕" w:cs="맑은 고딕" w:hint="eastAsia"/>
            <w:lang w:eastAsia="ko-KR"/>
          </w:rPr>
          <w:t xml:space="preserve">주식회사 </w:t>
        </w:r>
      </w:ins>
      <w:proofErr w:type="spellStart"/>
      <w:ins w:id="4" w:author="안주형" w:date="2025-05-19T14:42:00Z" w16du:dateUtc="2025-05-19T05:42:00Z">
        <w:r w:rsidR="00B964F5">
          <w:rPr>
            <w:rFonts w:eastAsia="맑은 고딕" w:cs="맑은 고딕" w:hint="eastAsia"/>
            <w:lang w:eastAsia="ko-KR"/>
          </w:rPr>
          <w:t>레이드랩스</w:t>
        </w:r>
      </w:ins>
      <w:proofErr w:type="spellEnd"/>
      <w:ins w:id="5" w:author="안주형" w:date="2025-05-19T14:43:00Z" w16du:dateUtc="2025-05-19T05:43:00Z">
        <w:r w:rsidR="00B964F5">
          <w:rPr>
            <w:rFonts w:eastAsia="맑은 고딕" w:cs="맑은 고딕" w:hint="eastAsia"/>
            <w:lang w:eastAsia="ko-KR"/>
          </w:rPr>
          <w:t>(</w:t>
        </w:r>
        <w:r w:rsidR="00B964F5">
          <w:rPr>
            <w:rFonts w:eastAsia="맑은 고딕" w:cs="맑은 고딕"/>
            <w:lang w:eastAsia="ko-KR"/>
          </w:rPr>
          <w:t>”</w:t>
        </w:r>
        <w:proofErr w:type="spellStart"/>
        <w:r w:rsidR="00B964F5" w:rsidRPr="00B964F5">
          <w:rPr>
            <w:rFonts w:eastAsia="맑은 고딕" w:cs="맑은 고딕" w:hint="eastAsia"/>
            <w:b/>
            <w:bCs/>
            <w:lang w:eastAsia="ko-KR"/>
            <w:rPrChange w:id="6" w:author="안주형" w:date="2025-05-19T14:43:00Z" w16du:dateUtc="2025-05-19T05:43:00Z">
              <w:rPr>
                <w:rFonts w:eastAsia="맑은 고딕" w:cs="맑은 고딕" w:hint="eastAsia"/>
                <w:lang w:eastAsia="ko-KR"/>
              </w:rPr>
            </w:rPrChange>
          </w:rPr>
          <w:t>레이드랩스</w:t>
        </w:r>
        <w:proofErr w:type="spellEnd"/>
        <w:r w:rsidR="00B964F5">
          <w:rPr>
            <w:rFonts w:eastAsia="맑은 고딕" w:cs="맑은 고딕"/>
            <w:lang w:eastAsia="ko-KR"/>
          </w:rPr>
          <w:t>”</w:t>
        </w:r>
        <w:r w:rsidR="00B964F5">
          <w:rPr>
            <w:rFonts w:eastAsia="맑은 고딕" w:cs="맑은 고딕" w:hint="eastAsia"/>
            <w:lang w:eastAsia="ko-KR"/>
          </w:rPr>
          <w:t>)</w:t>
        </w:r>
      </w:ins>
      <w:ins w:id="7" w:author="Jake Chung" w:date="2025-05-19T15:04:00Z" w16du:dateUtc="2025-05-19T06:04:00Z">
        <w:r w:rsidR="00006D8A">
          <w:rPr>
            <w:rFonts w:eastAsia="맑은 고딕" w:cs="맑은 고딕" w:hint="eastAsia"/>
            <w:lang w:eastAsia="ko-KR"/>
          </w:rPr>
          <w:t>간</w:t>
        </w:r>
      </w:ins>
      <w:r w:rsidR="0091454D">
        <w:rPr>
          <w:rFonts w:eastAsia="맑은 고딕" w:cs="맑은 고딕" w:hint="eastAsia"/>
          <w:lang w:eastAsia="ko-KR"/>
        </w:rPr>
        <w:t xml:space="preserve">에 체결한 </w:t>
      </w:r>
      <w:r w:rsidR="009452F6">
        <w:rPr>
          <w:rFonts w:eastAsia="맑은 고딕" w:cs="맑은 고딕" w:hint="eastAsia"/>
          <w:lang w:eastAsia="ko-KR"/>
        </w:rPr>
        <w:t>금전</w:t>
      </w:r>
      <w:r w:rsidR="0091454D">
        <w:rPr>
          <w:rFonts w:eastAsia="맑은 고딕" w:cs="맑은 고딕" w:hint="eastAsia"/>
          <w:lang w:eastAsia="ko-KR"/>
        </w:rPr>
        <w:t xml:space="preserve">대여계약서(이하 </w:t>
      </w:r>
      <w:r w:rsidR="0091454D">
        <w:rPr>
          <w:rFonts w:eastAsia="맑은 고딕" w:cs="맑은 고딕"/>
          <w:lang w:eastAsia="ko-KR"/>
        </w:rPr>
        <w:t>“</w:t>
      </w:r>
      <w:r w:rsidR="009452F6" w:rsidRPr="008F5CB6">
        <w:rPr>
          <w:rFonts w:eastAsia="맑은 고딕" w:cs="맑은 고딕" w:hint="eastAsia"/>
          <w:b/>
          <w:bCs/>
          <w:lang w:eastAsia="ko-KR"/>
        </w:rPr>
        <w:t>대여계약서</w:t>
      </w:r>
      <w:r w:rsidR="0091454D" w:rsidRPr="008F5CB6">
        <w:rPr>
          <w:rFonts w:eastAsia="맑은 고딕" w:cs="맑은 고딕"/>
          <w:b/>
          <w:bCs/>
          <w:lang w:eastAsia="ko-KR"/>
        </w:rPr>
        <w:t>”</w:t>
      </w:r>
      <w:r w:rsidR="0091454D">
        <w:rPr>
          <w:rFonts w:eastAsia="맑은 고딕" w:cs="맑은 고딕" w:hint="eastAsia"/>
          <w:lang w:eastAsia="ko-KR"/>
        </w:rPr>
        <w:t>)와</w:t>
      </w:r>
      <w:r w:rsidR="00D95D9C">
        <w:rPr>
          <w:rFonts w:eastAsia="맑은 고딕" w:cs="맑은 고딕" w:hint="eastAsia"/>
          <w:lang w:eastAsia="ko-KR"/>
        </w:rPr>
        <w:t xml:space="preserve"> 관련하여</w:t>
      </w:r>
      <w:r w:rsidRPr="00D95D9C">
        <w:rPr>
          <w:lang w:eastAsia="ko-KR"/>
        </w:rPr>
        <w:t xml:space="preserve"> </w:t>
      </w:r>
      <w:proofErr w:type="spellStart"/>
      <w:ins w:id="8" w:author="Jake Chung" w:date="2025-05-19T15:06:00Z" w16du:dateUtc="2025-05-19T06:06:00Z">
        <w:r w:rsidR="00006D8A">
          <w:rPr>
            <w:rFonts w:eastAsia="맑은 고딕" w:cs="맑은 고딕" w:hint="eastAsia"/>
            <w:lang w:eastAsia="ko-KR"/>
          </w:rPr>
          <w:t>넥써쓰</w:t>
        </w:r>
      </w:ins>
      <w:ins w:id="9" w:author="안주형" w:date="2025-05-19T14:44:00Z" w16du:dateUtc="2025-05-19T05:44:00Z">
        <w:del w:id="10" w:author="Jake Chung" w:date="2025-05-19T15:06:00Z" w16du:dateUtc="2025-05-19T06:06:00Z">
          <w:r w:rsidR="00B964F5" w:rsidDel="00006D8A">
            <w:rPr>
              <w:rFonts w:eastAsia="맑은 고딕" w:cs="맑은 고딕" w:hint="eastAsia"/>
              <w:lang w:eastAsia="ko-KR"/>
            </w:rPr>
            <w:delText>레이드랩</w:delText>
          </w:r>
        </w:del>
        <w:r w:rsidR="00B964F5">
          <w:rPr>
            <w:rFonts w:eastAsia="맑은 고딕" w:cs="맑은 고딕" w:hint="eastAsia"/>
            <w:lang w:eastAsia="ko-KR"/>
          </w:rPr>
          <w:t>스</w:t>
        </w:r>
      </w:ins>
      <w:del w:id="11" w:author="안주형" w:date="2025-05-19T14:44:00Z" w16du:dateUtc="2025-05-19T05:44:00Z">
        <w:r w:rsidR="00D95D9C" w:rsidDel="00B964F5">
          <w:rPr>
            <w:rFonts w:eastAsia="맑은 고딕" w:cs="맑은 고딕" w:hint="eastAsia"/>
            <w:lang w:eastAsia="ko-KR"/>
          </w:rPr>
          <w:delText>회사</w:delText>
        </w:r>
      </w:del>
      <w:r w:rsidRPr="00D95D9C">
        <w:rPr>
          <w:rFonts w:eastAsia="맑은 고딕" w:cs="맑은 고딕" w:hint="eastAsia"/>
          <w:lang w:eastAsia="ko-KR"/>
        </w:rPr>
        <w:t>의</w:t>
      </w:r>
      <w:proofErr w:type="spellEnd"/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사업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안정성과</w:t>
      </w:r>
      <w:r w:rsidRPr="00D95D9C">
        <w:rPr>
          <w:lang w:eastAsia="ko-KR"/>
        </w:rPr>
        <w:t xml:space="preserve"> </w:t>
      </w:r>
      <w:proofErr w:type="spellStart"/>
      <w:ins w:id="12" w:author="Jake Chung" w:date="2025-05-19T15:07:00Z" w16du:dateUtc="2025-05-19T06:07:00Z">
        <w:r w:rsidR="00006D8A">
          <w:rPr>
            <w:rFonts w:eastAsia="맑은 고딕" w:cs="맑은 고딕" w:hint="eastAsia"/>
            <w:lang w:eastAsia="ko-KR"/>
          </w:rPr>
          <w:t>넥써쓰의</w:t>
        </w:r>
        <w:proofErr w:type="spellEnd"/>
        <w:r w:rsidR="00006D8A">
          <w:rPr>
            <w:rFonts w:eastAsia="맑은 고딕" w:cs="맑은 고딕" w:hint="eastAsia"/>
            <w:lang w:eastAsia="ko-KR"/>
          </w:rPr>
          <w:t xml:space="preserve"> 위의 인수/대여의 목적을 성취하기</w:t>
        </w:r>
      </w:ins>
      <w:del w:id="13" w:author="Jake Chung" w:date="2025-05-19T15:07:00Z" w16du:dateUtc="2025-05-19T06:07:00Z">
        <w:r w:rsidRPr="00D95D9C" w:rsidDel="00006D8A">
          <w:rPr>
            <w:rFonts w:eastAsia="맑은 고딕" w:cs="맑은 고딕" w:hint="eastAsia"/>
            <w:lang w:eastAsia="ko-KR"/>
          </w:rPr>
          <w:delText>인력</w:delText>
        </w:r>
        <w:r w:rsidRPr="00D95D9C" w:rsidDel="00006D8A">
          <w:rPr>
            <w:lang w:eastAsia="ko-KR"/>
          </w:rPr>
          <w:delText xml:space="preserve"> </w:delText>
        </w:r>
        <w:r w:rsidRPr="00D95D9C" w:rsidDel="00006D8A">
          <w:rPr>
            <w:rFonts w:eastAsia="맑은 고딕" w:cs="맑은 고딕" w:hint="eastAsia"/>
            <w:lang w:eastAsia="ko-KR"/>
          </w:rPr>
          <w:delText>유지를</w:delText>
        </w:r>
      </w:del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위하여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체결되며</w:t>
      </w:r>
      <w:r w:rsidRPr="00D95D9C">
        <w:rPr>
          <w:lang w:eastAsia="ko-KR"/>
        </w:rPr>
        <w:t xml:space="preserve">, </w:t>
      </w:r>
      <w:r w:rsidRPr="00D95D9C">
        <w:rPr>
          <w:rFonts w:eastAsia="맑은 고딕" w:cs="맑은 고딕" w:hint="eastAsia"/>
          <w:lang w:eastAsia="ko-KR"/>
        </w:rPr>
        <w:t>아래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정한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핵심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인력의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이탈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발생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시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제재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및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보완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조치를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규정함을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목적으로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한다</w:t>
      </w:r>
      <w:r w:rsidRPr="00D95D9C">
        <w:rPr>
          <w:lang w:eastAsia="ko-KR"/>
        </w:rPr>
        <w:t>.</w:t>
      </w:r>
    </w:p>
    <w:p w14:paraId="56AE5526" w14:textId="306241E1" w:rsidR="00C90FD2" w:rsidRPr="00D95D9C" w:rsidRDefault="00000000" w:rsidP="00D95D9C">
      <w:pPr>
        <w:rPr>
          <w:b/>
          <w:bCs/>
          <w:lang w:eastAsia="ko-KR"/>
        </w:rPr>
      </w:pPr>
      <w:r w:rsidRPr="00D95D9C">
        <w:rPr>
          <w:rFonts w:eastAsia="맑은 고딕" w:cs="맑은 고딕" w:hint="eastAsia"/>
          <w:b/>
          <w:bCs/>
          <w:lang w:eastAsia="ko-KR"/>
        </w:rPr>
        <w:t>제</w:t>
      </w:r>
      <w:r w:rsidRPr="00D95D9C">
        <w:rPr>
          <w:b/>
          <w:bCs/>
          <w:lang w:eastAsia="ko-KR"/>
        </w:rPr>
        <w:t>2</w:t>
      </w:r>
      <w:r w:rsidRPr="00D95D9C">
        <w:rPr>
          <w:rFonts w:eastAsia="맑은 고딕" w:cs="맑은 고딕" w:hint="eastAsia"/>
          <w:b/>
          <w:bCs/>
          <w:lang w:eastAsia="ko-KR"/>
        </w:rPr>
        <w:t>조</w:t>
      </w:r>
      <w:r w:rsidRPr="00D95D9C">
        <w:rPr>
          <w:b/>
          <w:bCs/>
          <w:lang w:eastAsia="ko-KR"/>
        </w:rPr>
        <w:t xml:space="preserve"> (</w:t>
      </w:r>
      <w:r w:rsidRPr="00D95D9C">
        <w:rPr>
          <w:rFonts w:eastAsia="맑은 고딕" w:cs="맑은 고딕" w:hint="eastAsia"/>
          <w:b/>
          <w:bCs/>
          <w:lang w:eastAsia="ko-KR"/>
        </w:rPr>
        <w:t>핵심</w:t>
      </w:r>
      <w:r w:rsidRPr="00D95D9C">
        <w:rPr>
          <w:b/>
          <w:bCs/>
          <w:lang w:eastAsia="ko-KR"/>
        </w:rPr>
        <w:t xml:space="preserve"> </w:t>
      </w:r>
      <w:r w:rsidRPr="00D95D9C">
        <w:rPr>
          <w:rFonts w:eastAsia="맑은 고딕" w:cs="맑은 고딕" w:hint="eastAsia"/>
          <w:b/>
          <w:bCs/>
          <w:lang w:eastAsia="ko-KR"/>
        </w:rPr>
        <w:t>인력</w:t>
      </w:r>
      <w:r w:rsidRPr="00D95D9C">
        <w:rPr>
          <w:b/>
          <w:bCs/>
          <w:lang w:eastAsia="ko-KR"/>
        </w:rPr>
        <w:t xml:space="preserve"> </w:t>
      </w:r>
      <w:r w:rsidRPr="00D95D9C">
        <w:rPr>
          <w:rFonts w:eastAsia="맑은 고딕" w:cs="맑은 고딕" w:hint="eastAsia"/>
          <w:b/>
          <w:bCs/>
          <w:lang w:eastAsia="ko-KR"/>
        </w:rPr>
        <w:t>명단</w:t>
      </w:r>
      <w:r w:rsidRPr="00D95D9C">
        <w:rPr>
          <w:b/>
          <w:bCs/>
          <w:lang w:eastAsia="ko-KR"/>
        </w:rPr>
        <w:t>)</w:t>
      </w:r>
    </w:p>
    <w:p w14:paraId="5D5B460A" w14:textId="7C301FC6" w:rsidR="00D95D9C" w:rsidRDefault="00000000" w:rsidP="00D95D9C">
      <w:pPr>
        <w:rPr>
          <w:rFonts w:eastAsia="맑은 고딕"/>
          <w:lang w:eastAsia="ko-KR"/>
        </w:rPr>
      </w:pPr>
      <w:r w:rsidRPr="00D95D9C">
        <w:rPr>
          <w:rFonts w:eastAsia="맑은 고딕" w:cs="맑은 고딕" w:hint="eastAsia"/>
          <w:lang w:eastAsia="ko-KR"/>
        </w:rPr>
        <w:t>본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합의서의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별첨</w:t>
      </w:r>
      <w:r w:rsidRPr="00D95D9C">
        <w:rPr>
          <w:lang w:eastAsia="ko-KR"/>
        </w:rPr>
        <w:t xml:space="preserve"> 1</w:t>
      </w:r>
      <w:r w:rsidRPr="00D95D9C">
        <w:rPr>
          <w:rFonts w:eastAsia="맑은 고딕" w:cs="맑은 고딕" w:hint="eastAsia"/>
          <w:lang w:eastAsia="ko-KR"/>
        </w:rPr>
        <w:t>에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기재된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인원</w:t>
      </w:r>
      <w:r w:rsidRPr="00D95D9C">
        <w:rPr>
          <w:lang w:eastAsia="ko-KR"/>
        </w:rPr>
        <w:t>(</w:t>
      </w:r>
      <w:r w:rsidRPr="00D95D9C">
        <w:rPr>
          <w:rFonts w:eastAsia="맑은 고딕" w:cs="맑은 고딕" w:hint="eastAsia"/>
          <w:lang w:eastAsia="ko-KR"/>
        </w:rPr>
        <w:t>대표개발자를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포함</w:t>
      </w:r>
      <w:r w:rsidRPr="00D95D9C">
        <w:rPr>
          <w:lang w:eastAsia="ko-KR"/>
        </w:rPr>
        <w:t xml:space="preserve">, </w:t>
      </w:r>
      <w:r w:rsidRPr="00D95D9C">
        <w:rPr>
          <w:rFonts w:eastAsia="맑은 고딕" w:cs="맑은 고딕" w:hint="eastAsia"/>
          <w:lang w:eastAsia="ko-KR"/>
        </w:rPr>
        <w:t>이하</w:t>
      </w:r>
      <w:r w:rsidRPr="00D95D9C">
        <w:rPr>
          <w:lang w:eastAsia="ko-KR"/>
        </w:rPr>
        <w:t xml:space="preserve"> “</w:t>
      </w:r>
      <w:r w:rsidRPr="00D95D9C">
        <w:rPr>
          <w:rFonts w:eastAsia="맑은 고딕" w:cs="맑은 고딕" w:hint="eastAsia"/>
          <w:b/>
          <w:bCs/>
          <w:lang w:eastAsia="ko-KR"/>
        </w:rPr>
        <w:t>핵심</w:t>
      </w:r>
      <w:r w:rsidRPr="00D95D9C">
        <w:rPr>
          <w:b/>
          <w:bCs/>
          <w:lang w:eastAsia="ko-KR"/>
        </w:rPr>
        <w:t xml:space="preserve"> </w:t>
      </w:r>
      <w:r w:rsidRPr="00D95D9C">
        <w:rPr>
          <w:rFonts w:eastAsia="맑은 고딕" w:cs="맑은 고딕" w:hint="eastAsia"/>
          <w:b/>
          <w:bCs/>
          <w:lang w:eastAsia="ko-KR"/>
        </w:rPr>
        <w:t>인력</w:t>
      </w:r>
      <w:r w:rsidRPr="00D95D9C">
        <w:rPr>
          <w:lang w:eastAsia="ko-KR"/>
        </w:rPr>
        <w:t>”)</w:t>
      </w:r>
      <w:r w:rsidRPr="00D95D9C">
        <w:rPr>
          <w:rFonts w:eastAsia="맑은 고딕" w:cs="맑은 고딕" w:hint="eastAsia"/>
          <w:lang w:eastAsia="ko-KR"/>
        </w:rPr>
        <w:t>은</w:t>
      </w:r>
      <w:r w:rsidRPr="00D95D9C">
        <w:rPr>
          <w:lang w:eastAsia="ko-KR"/>
        </w:rPr>
        <w:t xml:space="preserve"> </w:t>
      </w:r>
      <w:proofErr w:type="spellStart"/>
      <w:r w:rsidR="0091454D">
        <w:rPr>
          <w:rFonts w:eastAsia="맑은 고딕" w:cs="맑은 고딕" w:hint="eastAsia"/>
          <w:lang w:eastAsia="ko-KR"/>
        </w:rPr>
        <w:t>넥써쓰</w:t>
      </w:r>
      <w:r w:rsidRPr="00D95D9C">
        <w:rPr>
          <w:rFonts w:eastAsia="맑은 고딕" w:cs="맑은 고딕" w:hint="eastAsia"/>
          <w:lang w:eastAsia="ko-KR"/>
        </w:rPr>
        <w:t>의</w:t>
      </w:r>
      <w:proofErr w:type="spellEnd"/>
      <w:r w:rsidRPr="00D95D9C">
        <w:rPr>
          <w:lang w:eastAsia="ko-KR"/>
        </w:rPr>
        <w:t xml:space="preserve"> </w:t>
      </w:r>
      <w:ins w:id="14" w:author="Jake Chung" w:date="2025-05-19T15:09:00Z" w16du:dateUtc="2025-05-19T06:09:00Z">
        <w:r w:rsidR="00006D8A">
          <w:rPr>
            <w:rFonts w:eastAsia="맑은 고딕" w:cs="맑은 고딕" w:hint="eastAsia"/>
            <w:lang w:eastAsia="ko-KR"/>
          </w:rPr>
          <w:t xml:space="preserve">임직원으로서 </w:t>
        </w:r>
      </w:ins>
      <w:r w:rsidRPr="00D95D9C">
        <w:rPr>
          <w:rFonts w:eastAsia="맑은 고딕" w:cs="맑은 고딕" w:hint="eastAsia"/>
          <w:lang w:eastAsia="ko-KR"/>
        </w:rPr>
        <w:t>사업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수행에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필수적인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자로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간주한다</w:t>
      </w:r>
      <w:r w:rsidRPr="00D95D9C">
        <w:rPr>
          <w:lang w:eastAsia="ko-KR"/>
        </w:rPr>
        <w:t>.</w:t>
      </w:r>
    </w:p>
    <w:p w14:paraId="5F42B1D4" w14:textId="2B46FCC1" w:rsidR="00C90FD2" w:rsidRPr="00D95D9C" w:rsidRDefault="00000000" w:rsidP="00D95D9C">
      <w:pPr>
        <w:rPr>
          <w:b/>
          <w:bCs/>
          <w:lang w:eastAsia="ko-KR"/>
        </w:rPr>
      </w:pPr>
      <w:r w:rsidRPr="00D95D9C">
        <w:rPr>
          <w:rFonts w:eastAsia="맑은 고딕" w:cs="맑은 고딕" w:hint="eastAsia"/>
          <w:b/>
          <w:bCs/>
          <w:lang w:eastAsia="ko-KR"/>
        </w:rPr>
        <w:t>제</w:t>
      </w:r>
      <w:r w:rsidRPr="00D95D9C">
        <w:rPr>
          <w:b/>
          <w:bCs/>
          <w:lang w:eastAsia="ko-KR"/>
        </w:rPr>
        <w:t>3</w:t>
      </w:r>
      <w:r w:rsidRPr="00D95D9C">
        <w:rPr>
          <w:rFonts w:eastAsia="맑은 고딕" w:cs="맑은 고딕" w:hint="eastAsia"/>
          <w:b/>
          <w:bCs/>
          <w:lang w:eastAsia="ko-KR"/>
        </w:rPr>
        <w:t>조</w:t>
      </w:r>
      <w:r w:rsidRPr="00D95D9C">
        <w:rPr>
          <w:b/>
          <w:bCs/>
          <w:lang w:eastAsia="ko-KR"/>
        </w:rPr>
        <w:t xml:space="preserve"> (</w:t>
      </w:r>
      <w:r w:rsidRPr="00D95D9C">
        <w:rPr>
          <w:rFonts w:eastAsia="맑은 고딕" w:cs="맑은 고딕" w:hint="eastAsia"/>
          <w:b/>
          <w:bCs/>
          <w:lang w:eastAsia="ko-KR"/>
        </w:rPr>
        <w:t>핵심</w:t>
      </w:r>
      <w:r w:rsidRPr="00D95D9C">
        <w:rPr>
          <w:b/>
          <w:bCs/>
          <w:lang w:eastAsia="ko-KR"/>
        </w:rPr>
        <w:t xml:space="preserve"> </w:t>
      </w:r>
      <w:r w:rsidRPr="00D95D9C">
        <w:rPr>
          <w:rFonts w:eastAsia="맑은 고딕" w:cs="맑은 고딕" w:hint="eastAsia"/>
          <w:b/>
          <w:bCs/>
          <w:lang w:eastAsia="ko-KR"/>
        </w:rPr>
        <w:t>인력의</w:t>
      </w:r>
      <w:r w:rsidRPr="00D95D9C">
        <w:rPr>
          <w:b/>
          <w:bCs/>
          <w:lang w:eastAsia="ko-KR"/>
        </w:rPr>
        <w:t xml:space="preserve"> </w:t>
      </w:r>
      <w:r w:rsidRPr="00D95D9C">
        <w:rPr>
          <w:rFonts w:eastAsia="맑은 고딕" w:cs="맑은 고딕" w:hint="eastAsia"/>
          <w:b/>
          <w:bCs/>
          <w:lang w:eastAsia="ko-KR"/>
        </w:rPr>
        <w:t>이탈에</w:t>
      </w:r>
      <w:r w:rsidRPr="00D95D9C">
        <w:rPr>
          <w:b/>
          <w:bCs/>
          <w:lang w:eastAsia="ko-KR"/>
        </w:rPr>
        <w:t xml:space="preserve"> </w:t>
      </w:r>
      <w:r w:rsidRPr="00D95D9C">
        <w:rPr>
          <w:rFonts w:eastAsia="맑은 고딕" w:cs="맑은 고딕" w:hint="eastAsia"/>
          <w:b/>
          <w:bCs/>
          <w:lang w:eastAsia="ko-KR"/>
        </w:rPr>
        <w:t>대한</w:t>
      </w:r>
      <w:r w:rsidRPr="00D95D9C">
        <w:rPr>
          <w:b/>
          <w:bCs/>
          <w:lang w:eastAsia="ko-KR"/>
        </w:rPr>
        <w:t xml:space="preserve"> </w:t>
      </w:r>
      <w:r w:rsidRPr="00D95D9C">
        <w:rPr>
          <w:rFonts w:eastAsia="맑은 고딕" w:cs="맑은 고딕" w:hint="eastAsia"/>
          <w:b/>
          <w:bCs/>
          <w:lang w:eastAsia="ko-KR"/>
        </w:rPr>
        <w:t>의무</w:t>
      </w:r>
      <w:r w:rsidRPr="00D95D9C">
        <w:rPr>
          <w:b/>
          <w:bCs/>
          <w:lang w:eastAsia="ko-KR"/>
        </w:rPr>
        <w:t>)</w:t>
      </w:r>
    </w:p>
    <w:p w14:paraId="077702DE" w14:textId="3FB558B6" w:rsidR="00D95D9C" w:rsidRDefault="00006D8A" w:rsidP="00D95D9C">
      <w:pPr>
        <w:pStyle w:val="aa"/>
        <w:numPr>
          <w:ilvl w:val="0"/>
          <w:numId w:val="10"/>
        </w:numPr>
        <w:rPr>
          <w:rFonts w:eastAsia="맑은 고딕"/>
          <w:lang w:eastAsia="ko-KR"/>
        </w:rPr>
      </w:pPr>
      <w:ins w:id="15" w:author="Jake Chung" w:date="2025-05-19T15:09:00Z" w16du:dateUtc="2025-05-19T06:09:00Z">
        <w:r>
          <w:rPr>
            <w:rFonts w:eastAsia="맑은 고딕" w:cs="맑은 고딕" w:hint="eastAsia"/>
            <w:lang w:eastAsia="ko-KR"/>
          </w:rPr>
          <w:t xml:space="preserve">핵심 인력의 </w:t>
        </w:r>
        <w:proofErr w:type="spellStart"/>
        <w:r>
          <w:rPr>
            <w:rFonts w:eastAsia="맑은 고딕" w:cs="맑은 고딕" w:hint="eastAsia"/>
            <w:lang w:eastAsia="ko-KR"/>
          </w:rPr>
          <w:t>넥써쓰</w:t>
        </w:r>
        <w:proofErr w:type="spellEnd"/>
        <w:r>
          <w:rPr>
            <w:rFonts w:eastAsia="맑은 고딕" w:cs="맑은 고딕" w:hint="eastAsia"/>
            <w:lang w:eastAsia="ko-KR"/>
          </w:rPr>
          <w:t xml:space="preserve"> </w:t>
        </w:r>
      </w:ins>
      <w:r w:rsidR="00EE1CB2">
        <w:rPr>
          <w:rFonts w:eastAsia="맑은 고딕" w:cs="맑은 고딕" w:hint="eastAsia"/>
          <w:lang w:eastAsia="ko-KR"/>
        </w:rPr>
        <w:t>입사일</w:t>
      </w:r>
      <w:r w:rsidR="00EE1CB2" w:rsidRPr="00D95D9C">
        <w:rPr>
          <w:rFonts w:eastAsia="맑은 고딕" w:cs="맑은 고딕" w:hint="eastAsia"/>
          <w:lang w:eastAsia="ko-KR"/>
        </w:rPr>
        <w:t>로부터</w:t>
      </w:r>
      <w:r w:rsidR="00EE1CB2" w:rsidRPr="00D95D9C">
        <w:rPr>
          <w:lang w:eastAsia="ko-KR"/>
        </w:rPr>
        <w:t xml:space="preserve"> </w:t>
      </w:r>
      <w:r w:rsidR="00F474B1">
        <w:rPr>
          <w:rFonts w:eastAsia="맑은 고딕" w:hint="eastAsia"/>
          <w:lang w:eastAsia="ko-KR"/>
        </w:rPr>
        <w:t>3</w:t>
      </w:r>
      <w:r w:rsidR="00EE1CB2" w:rsidRPr="00D95D9C">
        <w:rPr>
          <w:rFonts w:eastAsia="맑은 고딕" w:cs="맑은 고딕" w:hint="eastAsia"/>
          <w:lang w:eastAsia="ko-KR"/>
        </w:rPr>
        <w:t>년</w:t>
      </w:r>
      <w:r w:rsidR="00EE1CB2" w:rsidRPr="00D95D9C">
        <w:rPr>
          <w:lang w:eastAsia="ko-KR"/>
        </w:rPr>
        <w:t xml:space="preserve"> </w:t>
      </w:r>
      <w:r w:rsidR="00EE1CB2" w:rsidRPr="00D95D9C">
        <w:rPr>
          <w:rFonts w:eastAsia="맑은 고딕" w:cs="맑은 고딕" w:hint="eastAsia"/>
          <w:lang w:eastAsia="ko-KR"/>
        </w:rPr>
        <w:t>동안</w:t>
      </w:r>
      <w:r w:rsidR="00EE1CB2" w:rsidRPr="00D95D9C">
        <w:rPr>
          <w:lang w:eastAsia="ko-KR"/>
        </w:rPr>
        <w:t xml:space="preserve">, </w:t>
      </w:r>
      <w:r w:rsidR="00EE1CB2" w:rsidRPr="00D95D9C">
        <w:rPr>
          <w:rFonts w:eastAsia="맑은 고딕" w:cs="맑은 고딕" w:hint="eastAsia"/>
          <w:lang w:eastAsia="ko-KR"/>
        </w:rPr>
        <w:t>아래</w:t>
      </w:r>
      <w:r w:rsidR="00EE1CB2" w:rsidRPr="00D95D9C">
        <w:rPr>
          <w:lang w:eastAsia="ko-KR"/>
        </w:rPr>
        <w:t xml:space="preserve"> </w:t>
      </w:r>
      <w:r w:rsidR="00EE1CB2" w:rsidRPr="00D95D9C">
        <w:rPr>
          <w:rFonts w:eastAsia="맑은 고딕" w:cs="맑은 고딕" w:hint="eastAsia"/>
          <w:lang w:eastAsia="ko-KR"/>
        </w:rPr>
        <w:t>각</w:t>
      </w:r>
      <w:r w:rsidR="00EE1CB2" w:rsidRPr="00D95D9C">
        <w:rPr>
          <w:lang w:eastAsia="ko-KR"/>
        </w:rPr>
        <w:t xml:space="preserve"> </w:t>
      </w:r>
      <w:r w:rsidR="00EE1CB2" w:rsidRPr="00D95D9C">
        <w:rPr>
          <w:rFonts w:eastAsia="맑은 고딕" w:cs="맑은 고딕" w:hint="eastAsia"/>
          <w:lang w:eastAsia="ko-KR"/>
        </w:rPr>
        <w:t>호의</w:t>
      </w:r>
      <w:r w:rsidR="00EE1CB2" w:rsidRPr="00D95D9C">
        <w:rPr>
          <w:lang w:eastAsia="ko-KR"/>
        </w:rPr>
        <w:t xml:space="preserve"> </w:t>
      </w:r>
      <w:r w:rsidR="00EE1CB2" w:rsidRPr="00D95D9C">
        <w:rPr>
          <w:rFonts w:eastAsia="맑은 고딕" w:cs="맑은 고딕" w:hint="eastAsia"/>
          <w:lang w:eastAsia="ko-KR"/>
        </w:rPr>
        <w:t>어느</w:t>
      </w:r>
      <w:r w:rsidR="00EE1CB2" w:rsidRPr="00D95D9C">
        <w:rPr>
          <w:lang w:eastAsia="ko-KR"/>
        </w:rPr>
        <w:t xml:space="preserve"> </w:t>
      </w:r>
      <w:r w:rsidR="00EE1CB2" w:rsidRPr="00D95D9C">
        <w:rPr>
          <w:rFonts w:eastAsia="맑은 고딕" w:cs="맑은 고딕" w:hint="eastAsia"/>
          <w:lang w:eastAsia="ko-KR"/>
        </w:rPr>
        <w:t>하나에</w:t>
      </w:r>
      <w:r w:rsidR="00EE1CB2" w:rsidRPr="00D95D9C">
        <w:rPr>
          <w:lang w:eastAsia="ko-KR"/>
        </w:rPr>
        <w:t xml:space="preserve"> </w:t>
      </w:r>
      <w:r w:rsidR="00EE1CB2" w:rsidRPr="00D95D9C">
        <w:rPr>
          <w:rFonts w:eastAsia="맑은 고딕" w:cs="맑은 고딕" w:hint="eastAsia"/>
          <w:lang w:eastAsia="ko-KR"/>
        </w:rPr>
        <w:t>해당하는</w:t>
      </w:r>
      <w:r w:rsidR="00EE1CB2" w:rsidRPr="00D95D9C">
        <w:rPr>
          <w:lang w:eastAsia="ko-KR"/>
        </w:rPr>
        <w:t xml:space="preserve"> </w:t>
      </w:r>
      <w:r w:rsidR="00EE1CB2" w:rsidRPr="00D95D9C">
        <w:rPr>
          <w:rFonts w:eastAsia="맑은 고딕" w:cs="맑은 고딕" w:hint="eastAsia"/>
          <w:lang w:eastAsia="ko-KR"/>
        </w:rPr>
        <w:t>사유가</w:t>
      </w:r>
      <w:r w:rsidR="00EE1CB2" w:rsidRPr="00D95D9C">
        <w:rPr>
          <w:lang w:eastAsia="ko-KR"/>
        </w:rPr>
        <w:t xml:space="preserve"> </w:t>
      </w:r>
      <w:proofErr w:type="spellStart"/>
      <w:r w:rsidR="00EE1CB2" w:rsidRPr="00D95D9C">
        <w:rPr>
          <w:rFonts w:eastAsia="맑은 고딕" w:cs="맑은 고딕" w:hint="eastAsia"/>
          <w:lang w:eastAsia="ko-KR"/>
        </w:rPr>
        <w:t>넥써쓰의</w:t>
      </w:r>
      <w:proofErr w:type="spellEnd"/>
      <w:r w:rsidR="00EE1CB2" w:rsidRPr="00D95D9C">
        <w:rPr>
          <w:lang w:eastAsia="ko-KR"/>
        </w:rPr>
        <w:t xml:space="preserve"> </w:t>
      </w:r>
      <w:r w:rsidR="00EE1CB2" w:rsidRPr="00D95D9C">
        <w:rPr>
          <w:rFonts w:eastAsia="맑은 고딕" w:cs="맑은 고딕" w:hint="eastAsia"/>
          <w:lang w:eastAsia="ko-KR"/>
        </w:rPr>
        <w:t>사전</w:t>
      </w:r>
      <w:r w:rsidR="00EE1CB2" w:rsidRPr="00D95D9C">
        <w:rPr>
          <w:lang w:eastAsia="ko-KR"/>
        </w:rPr>
        <w:t xml:space="preserve"> </w:t>
      </w:r>
      <w:r w:rsidR="00EE1CB2" w:rsidRPr="00D95D9C">
        <w:rPr>
          <w:rFonts w:eastAsia="맑은 고딕" w:cs="맑은 고딕" w:hint="eastAsia"/>
          <w:lang w:eastAsia="ko-KR"/>
        </w:rPr>
        <w:t>서면</w:t>
      </w:r>
      <w:r w:rsidR="00EE1CB2" w:rsidRPr="00D95D9C">
        <w:rPr>
          <w:lang w:eastAsia="ko-KR"/>
        </w:rPr>
        <w:t xml:space="preserve"> </w:t>
      </w:r>
      <w:r w:rsidR="00EE1CB2" w:rsidRPr="00D95D9C">
        <w:rPr>
          <w:rFonts w:eastAsia="맑은 고딕" w:cs="맑은 고딕" w:hint="eastAsia"/>
          <w:lang w:eastAsia="ko-KR"/>
        </w:rPr>
        <w:t>동의</w:t>
      </w:r>
      <w:r w:rsidR="0091454D">
        <w:rPr>
          <w:rFonts w:eastAsia="맑은 고딕" w:cs="맑은 고딕" w:hint="eastAsia"/>
          <w:lang w:eastAsia="ko-KR"/>
        </w:rPr>
        <w:t>/지시</w:t>
      </w:r>
      <w:r w:rsidR="00EE1CB2" w:rsidRPr="00D95D9C">
        <w:rPr>
          <w:lang w:eastAsia="ko-KR"/>
        </w:rPr>
        <w:t xml:space="preserve"> </w:t>
      </w:r>
      <w:r w:rsidR="00EE1CB2" w:rsidRPr="00D95D9C">
        <w:rPr>
          <w:rFonts w:eastAsia="맑은 고딕" w:cs="맑은 고딕" w:hint="eastAsia"/>
          <w:lang w:eastAsia="ko-KR"/>
        </w:rPr>
        <w:t>없이</w:t>
      </w:r>
      <w:r w:rsidR="00EE1CB2" w:rsidRPr="00D95D9C">
        <w:rPr>
          <w:lang w:eastAsia="ko-KR"/>
        </w:rPr>
        <w:t xml:space="preserve"> </w:t>
      </w:r>
      <w:r w:rsidR="00EE1CB2" w:rsidRPr="00D95D9C">
        <w:rPr>
          <w:rFonts w:eastAsia="맑은 고딕" w:cs="맑은 고딕" w:hint="eastAsia"/>
          <w:lang w:eastAsia="ko-KR"/>
        </w:rPr>
        <w:t>발생하는</w:t>
      </w:r>
      <w:r w:rsidR="00EE1CB2" w:rsidRPr="00D95D9C">
        <w:rPr>
          <w:lang w:eastAsia="ko-KR"/>
        </w:rPr>
        <w:t xml:space="preserve"> </w:t>
      </w:r>
      <w:r w:rsidR="00EE1CB2" w:rsidRPr="00D95D9C">
        <w:rPr>
          <w:rFonts w:eastAsia="맑은 고딕" w:cs="맑은 고딕" w:hint="eastAsia"/>
          <w:lang w:eastAsia="ko-KR"/>
        </w:rPr>
        <w:t>경우</w:t>
      </w:r>
      <w:r w:rsidR="00EE1CB2" w:rsidRPr="00D95D9C">
        <w:rPr>
          <w:lang w:eastAsia="ko-KR"/>
        </w:rPr>
        <w:t xml:space="preserve">, </w:t>
      </w:r>
      <w:r w:rsidR="00EE1CB2" w:rsidRPr="00D95D9C">
        <w:rPr>
          <w:rFonts w:eastAsia="맑은 고딕" w:cs="맑은 고딕" w:hint="eastAsia"/>
          <w:lang w:eastAsia="ko-KR"/>
        </w:rPr>
        <w:t>대표와</w:t>
      </w:r>
      <w:r w:rsidR="00EE1CB2" w:rsidRPr="00D95D9C">
        <w:rPr>
          <w:lang w:eastAsia="ko-KR"/>
        </w:rPr>
        <w:t xml:space="preserve"> </w:t>
      </w:r>
      <w:r w:rsidR="00EE1CB2" w:rsidRPr="00D95D9C">
        <w:rPr>
          <w:rFonts w:eastAsia="맑은 고딕" w:cs="맑은 고딕" w:hint="eastAsia"/>
          <w:lang w:eastAsia="ko-KR"/>
        </w:rPr>
        <w:t>대표개발자</w:t>
      </w:r>
      <w:r w:rsidR="00EE1CB2" w:rsidRPr="00D95D9C">
        <w:rPr>
          <w:lang w:eastAsia="ko-KR"/>
        </w:rPr>
        <w:t>(</w:t>
      </w:r>
      <w:r w:rsidR="00EE1CB2" w:rsidRPr="00D95D9C">
        <w:rPr>
          <w:rFonts w:eastAsia="맑은 고딕" w:cs="맑은 고딕" w:hint="eastAsia"/>
          <w:lang w:eastAsia="ko-KR"/>
        </w:rPr>
        <w:t>이하</w:t>
      </w:r>
      <w:r w:rsidR="00EE1CB2" w:rsidRPr="00D95D9C">
        <w:rPr>
          <w:lang w:eastAsia="ko-KR"/>
        </w:rPr>
        <w:t xml:space="preserve"> “</w:t>
      </w:r>
      <w:r w:rsidR="00EE1CB2" w:rsidRPr="00D95D9C">
        <w:rPr>
          <w:rFonts w:eastAsia="맑은 고딕" w:cs="맑은 고딕" w:hint="eastAsia"/>
          <w:b/>
          <w:bCs/>
          <w:lang w:eastAsia="ko-KR"/>
        </w:rPr>
        <w:t>연대의무자</w:t>
      </w:r>
      <w:r w:rsidR="00EE1CB2" w:rsidRPr="00D95D9C">
        <w:rPr>
          <w:lang w:eastAsia="ko-KR"/>
        </w:rPr>
        <w:t>”)</w:t>
      </w:r>
      <w:r w:rsidR="00EE1CB2" w:rsidRPr="00D95D9C">
        <w:rPr>
          <w:rFonts w:eastAsia="맑은 고딕" w:cs="맑은 고딕" w:hint="eastAsia"/>
          <w:lang w:eastAsia="ko-KR"/>
        </w:rPr>
        <w:t>는</w:t>
      </w:r>
      <w:r w:rsidR="00EE1CB2" w:rsidRPr="00D95D9C">
        <w:rPr>
          <w:lang w:eastAsia="ko-KR"/>
        </w:rPr>
        <w:t xml:space="preserve"> </w:t>
      </w:r>
      <w:r w:rsidR="00EE1CB2" w:rsidRPr="00D95D9C">
        <w:rPr>
          <w:rFonts w:eastAsia="맑은 고딕" w:cs="맑은 고딕" w:hint="eastAsia"/>
          <w:lang w:eastAsia="ko-KR"/>
        </w:rPr>
        <w:t>연대하여</w:t>
      </w:r>
      <w:r w:rsidR="00EE1CB2" w:rsidRPr="00D95D9C">
        <w:rPr>
          <w:lang w:eastAsia="ko-KR"/>
        </w:rPr>
        <w:t xml:space="preserve"> </w:t>
      </w:r>
      <w:proofErr w:type="spellStart"/>
      <w:r w:rsidR="00EE1CB2" w:rsidRPr="00D95D9C">
        <w:rPr>
          <w:rFonts w:eastAsia="맑은 고딕" w:cs="맑은 고딕" w:hint="eastAsia"/>
          <w:lang w:eastAsia="ko-KR"/>
        </w:rPr>
        <w:t>넥써쓰에</w:t>
      </w:r>
      <w:proofErr w:type="spellEnd"/>
      <w:r w:rsidR="00EE1CB2" w:rsidRPr="00D95D9C">
        <w:rPr>
          <w:lang w:eastAsia="ko-KR"/>
        </w:rPr>
        <w:t xml:space="preserve"> </w:t>
      </w:r>
      <w:r w:rsidR="00EE1CB2" w:rsidRPr="00D95D9C">
        <w:rPr>
          <w:rFonts w:eastAsia="맑은 고딕" w:cs="맑은 고딕" w:hint="eastAsia"/>
          <w:lang w:eastAsia="ko-KR"/>
        </w:rPr>
        <w:t>다음의</w:t>
      </w:r>
      <w:r w:rsidR="00EE1CB2" w:rsidRPr="00D95D9C">
        <w:rPr>
          <w:lang w:eastAsia="ko-KR"/>
        </w:rPr>
        <w:t xml:space="preserve"> </w:t>
      </w:r>
      <w:r w:rsidR="00EE1CB2" w:rsidRPr="00D95D9C">
        <w:rPr>
          <w:rFonts w:eastAsia="맑은 고딕" w:cs="맑은 고딕" w:hint="eastAsia"/>
          <w:lang w:eastAsia="ko-KR"/>
        </w:rPr>
        <w:t>의무를</w:t>
      </w:r>
      <w:r w:rsidR="00EE1CB2" w:rsidRPr="00D95D9C">
        <w:rPr>
          <w:lang w:eastAsia="ko-KR"/>
        </w:rPr>
        <w:t xml:space="preserve"> </w:t>
      </w:r>
      <w:r w:rsidR="00EE1CB2" w:rsidRPr="00D95D9C">
        <w:rPr>
          <w:rFonts w:eastAsia="맑은 고딕" w:cs="맑은 고딕" w:hint="eastAsia"/>
          <w:lang w:eastAsia="ko-KR"/>
        </w:rPr>
        <w:t>부담한다</w:t>
      </w:r>
      <w:r w:rsidR="00EE1CB2" w:rsidRPr="00D95D9C">
        <w:rPr>
          <w:lang w:eastAsia="ko-KR"/>
        </w:rPr>
        <w:t>.</w:t>
      </w:r>
      <w:ins w:id="16" w:author="Jake Chung" w:date="2025-05-19T15:11:00Z" w16du:dateUtc="2025-05-19T06:11:00Z">
        <w:r w:rsidR="00D96916">
          <w:rPr>
            <w:rFonts w:eastAsia="맑은 고딕" w:hint="eastAsia"/>
            <w:lang w:eastAsia="ko-KR"/>
          </w:rPr>
          <w:t xml:space="preserve"> 단, 불가항력적인 사유로 인한 </w:t>
        </w:r>
      </w:ins>
      <w:ins w:id="17" w:author="Jake Chung" w:date="2025-05-19T15:12:00Z" w16du:dateUtc="2025-05-19T06:12:00Z">
        <w:r w:rsidR="00D96916">
          <w:rPr>
            <w:rFonts w:eastAsia="맑은 고딕" w:hint="eastAsia"/>
            <w:lang w:eastAsia="ko-KR"/>
          </w:rPr>
          <w:t>경우는 연대의무자의 의무를 면제한다.</w:t>
        </w:r>
      </w:ins>
    </w:p>
    <w:p w14:paraId="5CED5CE1" w14:textId="037C29C8" w:rsidR="00D95D9C" w:rsidRDefault="00000000" w:rsidP="00D95D9C">
      <w:pPr>
        <w:pStyle w:val="aa"/>
        <w:numPr>
          <w:ilvl w:val="1"/>
          <w:numId w:val="10"/>
        </w:numPr>
        <w:rPr>
          <w:rFonts w:eastAsia="맑은 고딕"/>
          <w:lang w:eastAsia="ko-KR"/>
        </w:rPr>
      </w:pPr>
      <w:r w:rsidRPr="00D95D9C">
        <w:rPr>
          <w:rFonts w:eastAsia="맑은 고딕" w:cs="맑은 고딕" w:hint="eastAsia"/>
          <w:lang w:eastAsia="ko-KR"/>
        </w:rPr>
        <w:t>핵심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인력이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자발적</w:t>
      </w:r>
      <w:ins w:id="18" w:author="Jake Chung" w:date="2025-05-19T15:08:00Z" w16du:dateUtc="2025-05-19T06:08:00Z">
        <w:r w:rsidR="00006D8A">
          <w:rPr>
            <w:rFonts w:eastAsia="맑은 고딕" w:cs="맑은 고딕" w:hint="eastAsia"/>
            <w:lang w:eastAsia="ko-KR"/>
          </w:rPr>
          <w:t>으로</w:t>
        </w:r>
      </w:ins>
      <w:r w:rsidRPr="00D95D9C">
        <w:rPr>
          <w:lang w:eastAsia="ko-KR"/>
        </w:rPr>
        <w:t xml:space="preserve"> </w:t>
      </w:r>
      <w:del w:id="19" w:author="안주형" w:date="2025-05-16T17:10:00Z" w16du:dateUtc="2025-05-16T08:10:00Z">
        <w:r w:rsidRPr="00D95D9C" w:rsidDel="00FC27C1">
          <w:rPr>
            <w:rFonts w:eastAsia="맑은 고딕" w:cs="맑은 고딕" w:hint="eastAsia"/>
            <w:lang w:eastAsia="ko-KR"/>
          </w:rPr>
          <w:delText>또는</w:delText>
        </w:r>
        <w:r w:rsidRPr="00D95D9C" w:rsidDel="00FC27C1">
          <w:rPr>
            <w:lang w:eastAsia="ko-KR"/>
          </w:rPr>
          <w:delText xml:space="preserve"> </w:delText>
        </w:r>
        <w:r w:rsidRPr="00D95D9C" w:rsidDel="00FC27C1">
          <w:rPr>
            <w:rFonts w:eastAsia="맑은 고딕" w:cs="맑은 고딕" w:hint="eastAsia"/>
            <w:lang w:eastAsia="ko-KR"/>
          </w:rPr>
          <w:delText>비자발적으로</w:delText>
        </w:r>
        <w:r w:rsidRPr="00D95D9C" w:rsidDel="00FC27C1">
          <w:rPr>
            <w:lang w:eastAsia="ko-KR"/>
          </w:rPr>
          <w:delText xml:space="preserve"> </w:delText>
        </w:r>
      </w:del>
      <w:r w:rsidRPr="00D95D9C">
        <w:rPr>
          <w:rFonts w:eastAsia="맑은 고딕" w:cs="맑은 고딕" w:hint="eastAsia"/>
          <w:lang w:eastAsia="ko-KR"/>
        </w:rPr>
        <w:t>퇴사하거나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퇴사에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준하는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사유</w:t>
      </w:r>
      <w:r w:rsidRPr="00D95D9C">
        <w:rPr>
          <w:lang w:eastAsia="ko-KR"/>
        </w:rPr>
        <w:t>(</w:t>
      </w:r>
      <w:r w:rsidRPr="00D95D9C">
        <w:rPr>
          <w:rFonts w:eastAsia="맑은 고딕" w:cs="맑은 고딕" w:hint="eastAsia"/>
          <w:lang w:eastAsia="ko-KR"/>
        </w:rPr>
        <w:t>예</w:t>
      </w:r>
      <w:r w:rsidRPr="00D95D9C">
        <w:rPr>
          <w:lang w:eastAsia="ko-KR"/>
        </w:rPr>
        <w:t xml:space="preserve">: </w:t>
      </w:r>
      <w:r w:rsidRPr="00D95D9C">
        <w:rPr>
          <w:rFonts w:eastAsia="맑은 고딕" w:cs="맑은 고딕" w:hint="eastAsia"/>
          <w:lang w:eastAsia="ko-KR"/>
        </w:rPr>
        <w:t>장기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근무불능</w:t>
      </w:r>
      <w:r w:rsidRPr="00D95D9C">
        <w:rPr>
          <w:lang w:eastAsia="ko-KR"/>
        </w:rPr>
        <w:t xml:space="preserve">, </w:t>
      </w:r>
      <w:r w:rsidRPr="00D95D9C">
        <w:rPr>
          <w:rFonts w:eastAsia="맑은 고딕" w:cs="맑은 고딕" w:hint="eastAsia"/>
          <w:lang w:eastAsia="ko-KR"/>
        </w:rPr>
        <w:t>해임</w:t>
      </w:r>
      <w:r w:rsidRPr="00D95D9C">
        <w:rPr>
          <w:lang w:eastAsia="ko-KR"/>
        </w:rPr>
        <w:t xml:space="preserve">, </w:t>
      </w:r>
      <w:r w:rsidRPr="00D95D9C">
        <w:rPr>
          <w:rFonts w:eastAsia="맑은 고딕" w:cs="맑은 고딕" w:hint="eastAsia"/>
          <w:lang w:eastAsia="ko-KR"/>
        </w:rPr>
        <w:t>법적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제재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등</w:t>
      </w:r>
      <w:r w:rsidRPr="00D95D9C">
        <w:rPr>
          <w:lang w:eastAsia="ko-KR"/>
        </w:rPr>
        <w:t>)</w:t>
      </w:r>
      <w:r w:rsidRPr="00D95D9C">
        <w:rPr>
          <w:rFonts w:eastAsia="맑은 고딕" w:cs="맑은 고딕" w:hint="eastAsia"/>
          <w:lang w:eastAsia="ko-KR"/>
        </w:rPr>
        <w:t>로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인해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업무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수행이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불가능해지는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경우</w:t>
      </w:r>
    </w:p>
    <w:p w14:paraId="5B3A40D4" w14:textId="3A4216BF" w:rsidR="00D95D9C" w:rsidRDefault="00000000" w:rsidP="00D95D9C">
      <w:pPr>
        <w:pStyle w:val="aa"/>
        <w:numPr>
          <w:ilvl w:val="1"/>
          <w:numId w:val="10"/>
        </w:numPr>
        <w:rPr>
          <w:rFonts w:eastAsia="맑은 고딕"/>
          <w:lang w:eastAsia="ko-KR"/>
        </w:rPr>
      </w:pPr>
      <w:r w:rsidRPr="00D95D9C">
        <w:rPr>
          <w:rFonts w:eastAsia="맑은 고딕" w:cs="맑은 고딕" w:hint="eastAsia"/>
          <w:lang w:eastAsia="ko-KR"/>
        </w:rPr>
        <w:t>핵심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인력이</w:t>
      </w:r>
      <w:r w:rsidRPr="00D95D9C">
        <w:rPr>
          <w:lang w:eastAsia="ko-KR"/>
        </w:rPr>
        <w:t xml:space="preserve"> </w:t>
      </w:r>
      <w:proofErr w:type="spellStart"/>
      <w:ins w:id="20" w:author="안주형" w:date="2025-05-19T14:42:00Z" w16du:dateUtc="2025-05-19T05:42:00Z">
        <w:r w:rsidR="00B964F5">
          <w:rPr>
            <w:rFonts w:eastAsia="맑은 고딕" w:cs="맑은 고딕" w:hint="eastAsia"/>
            <w:lang w:eastAsia="ko-KR"/>
          </w:rPr>
          <w:t>넥써쓰</w:t>
        </w:r>
      </w:ins>
      <w:del w:id="21" w:author="안주형" w:date="2025-05-19T14:42:00Z" w16du:dateUtc="2025-05-19T05:42:00Z">
        <w:r w:rsidR="00D95D9C" w:rsidRPr="00D95D9C" w:rsidDel="00B964F5">
          <w:rPr>
            <w:rFonts w:eastAsia="맑은 고딕" w:cs="맑은 고딕" w:hint="eastAsia"/>
            <w:lang w:eastAsia="ko-KR"/>
          </w:rPr>
          <w:delText>회사</w:delText>
        </w:r>
      </w:del>
      <w:r w:rsidRPr="00D95D9C">
        <w:rPr>
          <w:rFonts w:eastAsia="맑은 고딕" w:cs="맑은 고딕" w:hint="eastAsia"/>
          <w:lang w:eastAsia="ko-KR"/>
        </w:rPr>
        <w:t>에서</w:t>
      </w:r>
      <w:proofErr w:type="spellEnd"/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지정한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핵심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직무에서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배제되는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경우</w:t>
      </w:r>
    </w:p>
    <w:p w14:paraId="09F022A9" w14:textId="216603D1" w:rsidR="00D95D9C" w:rsidRDefault="00000000" w:rsidP="00D95D9C">
      <w:pPr>
        <w:pStyle w:val="aa"/>
        <w:numPr>
          <w:ilvl w:val="0"/>
          <w:numId w:val="10"/>
        </w:numPr>
        <w:rPr>
          <w:rFonts w:eastAsia="맑은 고딕"/>
          <w:lang w:eastAsia="ko-KR"/>
        </w:rPr>
      </w:pPr>
      <w:r w:rsidRPr="00D95D9C">
        <w:rPr>
          <w:rFonts w:eastAsia="맑은 고딕" w:cs="맑은 고딕" w:hint="eastAsia"/>
          <w:lang w:eastAsia="ko-KR"/>
        </w:rPr>
        <w:t>위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사유가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발생한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경우</w:t>
      </w:r>
      <w:r w:rsidRPr="00D95D9C">
        <w:rPr>
          <w:lang w:eastAsia="ko-KR"/>
        </w:rPr>
        <w:t xml:space="preserve">, </w:t>
      </w:r>
      <w:r w:rsidRPr="00D95D9C">
        <w:rPr>
          <w:rFonts w:eastAsia="맑은 고딕" w:cs="맑은 고딕" w:hint="eastAsia"/>
          <w:lang w:eastAsia="ko-KR"/>
        </w:rPr>
        <w:t>연대의무자는</w:t>
      </w:r>
      <w:r w:rsidRPr="00D95D9C">
        <w:rPr>
          <w:lang w:eastAsia="ko-KR"/>
        </w:rPr>
        <w:t xml:space="preserve"> </w:t>
      </w:r>
      <w:proofErr w:type="spellStart"/>
      <w:r w:rsidRPr="00D95D9C">
        <w:rPr>
          <w:rFonts w:eastAsia="맑은 고딕" w:cs="맑은 고딕" w:hint="eastAsia"/>
          <w:lang w:eastAsia="ko-KR"/>
        </w:rPr>
        <w:t>넥써쓰가</w:t>
      </w:r>
      <w:proofErr w:type="spellEnd"/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인수</w:t>
      </w:r>
      <w:r w:rsidR="004936E2">
        <w:rPr>
          <w:rFonts w:eastAsia="맑은 고딕" w:cs="맑은 고딕" w:hint="eastAsia"/>
          <w:lang w:eastAsia="ko-KR"/>
        </w:rPr>
        <w:t>할</w:t>
      </w:r>
      <w:r w:rsidRPr="00D95D9C">
        <w:rPr>
          <w:lang w:eastAsia="ko-KR"/>
        </w:rPr>
        <w:t xml:space="preserve"> </w:t>
      </w:r>
      <w:r w:rsidR="00D95D9C" w:rsidRPr="00D95D9C">
        <w:rPr>
          <w:rFonts w:eastAsia="맑은 고딕" w:cs="맑은 고딕" w:hint="eastAsia"/>
          <w:lang w:eastAsia="ko-KR"/>
        </w:rPr>
        <w:t>회사</w:t>
      </w:r>
      <w:r w:rsidRPr="00D95D9C">
        <w:rPr>
          <w:rFonts w:eastAsia="맑은 고딕" w:cs="맑은 고딕" w:hint="eastAsia"/>
          <w:lang w:eastAsia="ko-KR"/>
        </w:rPr>
        <w:t>의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구주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전부</w:t>
      </w:r>
      <w:r w:rsidRPr="00D95D9C">
        <w:rPr>
          <w:lang w:eastAsia="ko-KR"/>
        </w:rPr>
        <w:t>(</w:t>
      </w:r>
      <w:r w:rsidRPr="00D95D9C">
        <w:rPr>
          <w:rFonts w:eastAsia="맑은 고딕" w:cs="맑은 고딕" w:hint="eastAsia"/>
          <w:lang w:eastAsia="ko-KR"/>
        </w:rPr>
        <w:t>총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인수대금</w:t>
      </w:r>
      <w:r w:rsidRPr="00D95D9C">
        <w:rPr>
          <w:lang w:eastAsia="ko-KR"/>
        </w:rPr>
        <w:t xml:space="preserve">: </w:t>
      </w:r>
      <w:r w:rsidRPr="00D95D9C">
        <w:rPr>
          <w:rFonts w:eastAsia="맑은 고딕" w:cs="맑은 고딕" w:hint="eastAsia"/>
          <w:lang w:eastAsia="ko-KR"/>
        </w:rPr>
        <w:t>금</w:t>
      </w:r>
      <w:r w:rsidR="00B7769E">
        <w:rPr>
          <w:rFonts w:eastAsia="맑은 고딕" w:hint="eastAsia"/>
          <w:lang w:eastAsia="ko-KR"/>
        </w:rPr>
        <w:t xml:space="preserve"> </w:t>
      </w:r>
      <w:proofErr w:type="spellStart"/>
      <w:r w:rsidR="00B7769E" w:rsidRPr="00B7769E">
        <w:rPr>
          <w:rFonts w:eastAsia="맑은 고딕" w:cs="맑은 고딕"/>
          <w:lang w:eastAsia="ko-KR"/>
        </w:rPr>
        <w:t>삼십이억구천구백육십오만구천사백사십</w:t>
      </w:r>
      <w:proofErr w:type="spellEnd"/>
      <w:r w:rsidR="00B7769E" w:rsidRPr="00B7769E">
        <w:rPr>
          <w:rFonts w:eastAsia="맑은 고딕" w:cs="맑은 고딕" w:hint="eastAsia"/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원정</w:t>
      </w:r>
      <w:r w:rsidRPr="00D95D9C">
        <w:rPr>
          <w:lang w:eastAsia="ko-KR"/>
        </w:rPr>
        <w:t>(₩</w:t>
      </w:r>
      <w:r w:rsidR="00B7769E" w:rsidRPr="00B7769E">
        <w:rPr>
          <w:lang w:eastAsia="ko-KR"/>
        </w:rPr>
        <w:t>3</w:t>
      </w:r>
      <w:r w:rsidR="00B7769E">
        <w:rPr>
          <w:rFonts w:eastAsia="맑은 고딕" w:hint="eastAsia"/>
          <w:lang w:eastAsia="ko-KR"/>
        </w:rPr>
        <w:t>,</w:t>
      </w:r>
      <w:r w:rsidR="00B7769E" w:rsidRPr="00B7769E">
        <w:rPr>
          <w:lang w:eastAsia="ko-KR"/>
        </w:rPr>
        <w:t>299</w:t>
      </w:r>
      <w:r w:rsidR="00B7769E">
        <w:rPr>
          <w:rFonts w:eastAsia="맑은 고딕" w:hint="eastAsia"/>
          <w:lang w:eastAsia="ko-KR"/>
        </w:rPr>
        <w:t>,</w:t>
      </w:r>
      <w:r w:rsidR="00B7769E" w:rsidRPr="00B7769E">
        <w:rPr>
          <w:lang w:eastAsia="ko-KR"/>
        </w:rPr>
        <w:t>659</w:t>
      </w:r>
      <w:r w:rsidR="00B7769E">
        <w:rPr>
          <w:rFonts w:eastAsia="맑은 고딕" w:hint="eastAsia"/>
          <w:lang w:eastAsia="ko-KR"/>
        </w:rPr>
        <w:t>,</w:t>
      </w:r>
      <w:r w:rsidR="00B7769E" w:rsidRPr="00B7769E">
        <w:rPr>
          <w:lang w:eastAsia="ko-KR"/>
        </w:rPr>
        <w:t>440</w:t>
      </w:r>
      <w:r w:rsidRPr="00D95D9C">
        <w:rPr>
          <w:lang w:eastAsia="ko-KR"/>
        </w:rPr>
        <w:t>))</w:t>
      </w:r>
      <w:r w:rsidR="00D95D9C">
        <w:rPr>
          <w:rFonts w:eastAsia="맑은 고딕" w:cs="맑은 고딕" w:hint="eastAsia"/>
          <w:lang w:eastAsia="ko-KR"/>
        </w:rPr>
        <w:t>를</w:t>
      </w:r>
      <w:r w:rsidRPr="00D95D9C">
        <w:rPr>
          <w:lang w:eastAsia="ko-KR"/>
        </w:rPr>
        <w:t xml:space="preserve"> </w:t>
      </w:r>
      <w:proofErr w:type="spellStart"/>
      <w:r w:rsidRPr="00D95D9C">
        <w:rPr>
          <w:rFonts w:eastAsia="맑은 고딕" w:cs="맑은 고딕" w:hint="eastAsia"/>
          <w:lang w:eastAsia="ko-KR"/>
        </w:rPr>
        <w:t>넥써쓰로부터</w:t>
      </w:r>
      <w:proofErr w:type="spellEnd"/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전액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현금으로</w:t>
      </w:r>
      <w:r w:rsidRPr="00D95D9C">
        <w:rPr>
          <w:lang w:eastAsia="ko-KR"/>
        </w:rPr>
        <w:t xml:space="preserve"> </w:t>
      </w:r>
      <w:proofErr w:type="spellStart"/>
      <w:r w:rsidRPr="00D95D9C">
        <w:rPr>
          <w:rFonts w:eastAsia="맑은 고딕" w:cs="맑은 고딕" w:hint="eastAsia"/>
          <w:lang w:eastAsia="ko-KR"/>
        </w:rPr>
        <w:t>바이백</w:t>
      </w:r>
      <w:proofErr w:type="spellEnd"/>
      <w:r w:rsidRPr="00D95D9C">
        <w:rPr>
          <w:lang w:eastAsia="ko-KR"/>
        </w:rPr>
        <w:t>(</w:t>
      </w:r>
      <w:r w:rsidRPr="00D95D9C">
        <w:rPr>
          <w:rFonts w:eastAsia="맑은 고딕" w:cs="맑은 고딕" w:hint="eastAsia"/>
          <w:lang w:eastAsia="ko-KR"/>
        </w:rPr>
        <w:t>매수</w:t>
      </w:r>
      <w:r w:rsidRPr="00D95D9C">
        <w:rPr>
          <w:lang w:eastAsia="ko-KR"/>
        </w:rPr>
        <w:t>)</w:t>
      </w:r>
      <w:r w:rsidRPr="00D95D9C">
        <w:rPr>
          <w:rFonts w:eastAsia="맑은 고딕" w:cs="맑은 고딕" w:hint="eastAsia"/>
          <w:lang w:eastAsia="ko-KR"/>
        </w:rPr>
        <w:t>하여야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한다</w:t>
      </w:r>
      <w:r w:rsidRPr="00D95D9C">
        <w:rPr>
          <w:lang w:eastAsia="ko-KR"/>
        </w:rPr>
        <w:t xml:space="preserve">. </w:t>
      </w:r>
      <w:proofErr w:type="spellStart"/>
      <w:r w:rsidRPr="00D95D9C">
        <w:rPr>
          <w:rFonts w:eastAsia="맑은 고딕" w:cs="맑은 고딕" w:hint="eastAsia"/>
          <w:lang w:eastAsia="ko-KR"/>
        </w:rPr>
        <w:t>바이백은</w:t>
      </w:r>
      <w:proofErr w:type="spellEnd"/>
      <w:r w:rsidRPr="00D95D9C">
        <w:rPr>
          <w:lang w:eastAsia="ko-KR"/>
        </w:rPr>
        <w:t xml:space="preserve"> </w:t>
      </w:r>
      <w:proofErr w:type="spellStart"/>
      <w:r w:rsidRPr="00D95D9C">
        <w:rPr>
          <w:rFonts w:eastAsia="맑은 고딕" w:cs="맑은 고딕" w:hint="eastAsia"/>
          <w:lang w:eastAsia="ko-KR"/>
        </w:rPr>
        <w:t>넥써쓰의</w:t>
      </w:r>
      <w:proofErr w:type="spellEnd"/>
      <w:r w:rsidRPr="00D95D9C">
        <w:rPr>
          <w:lang w:eastAsia="ko-KR"/>
        </w:rPr>
        <w:t xml:space="preserve"> </w:t>
      </w:r>
      <w:r w:rsidR="00D95D9C">
        <w:rPr>
          <w:rFonts w:eastAsia="맑은 고딕" w:cs="맑은 고딕" w:hint="eastAsia"/>
          <w:lang w:eastAsia="ko-KR"/>
        </w:rPr>
        <w:t xml:space="preserve">연대의무자에게 서면 </w:t>
      </w:r>
      <w:r w:rsidRPr="00D95D9C">
        <w:rPr>
          <w:rFonts w:eastAsia="맑은 고딕" w:cs="맑은 고딕" w:hint="eastAsia"/>
          <w:lang w:eastAsia="ko-KR"/>
        </w:rPr>
        <w:t>통지일로부터</w:t>
      </w:r>
      <w:r w:rsidRPr="00D95D9C">
        <w:rPr>
          <w:lang w:eastAsia="ko-KR"/>
        </w:rPr>
        <w:t xml:space="preserve"> 30</w:t>
      </w:r>
      <w:r w:rsidRPr="00D95D9C">
        <w:rPr>
          <w:rFonts w:eastAsia="맑은 고딕" w:cs="맑은 고딕" w:hint="eastAsia"/>
          <w:lang w:eastAsia="ko-KR"/>
        </w:rPr>
        <w:t>일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이내에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이행되어야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한다</w:t>
      </w:r>
      <w:r w:rsidRPr="00D95D9C">
        <w:rPr>
          <w:lang w:eastAsia="ko-KR"/>
        </w:rPr>
        <w:t>.</w:t>
      </w:r>
      <w:r w:rsidR="0091454D">
        <w:rPr>
          <w:rFonts w:eastAsia="맑은 고딕" w:hint="eastAsia"/>
          <w:lang w:eastAsia="ko-KR"/>
        </w:rPr>
        <w:t xml:space="preserve"> 또한 </w:t>
      </w:r>
      <w:r w:rsidR="0091454D">
        <w:rPr>
          <w:rFonts w:eastAsia="맑은 고딕" w:hint="eastAsia"/>
          <w:lang w:eastAsia="ko-KR"/>
        </w:rPr>
        <w:lastRenderedPageBreak/>
        <w:t xml:space="preserve">대여계약서상 </w:t>
      </w:r>
      <w:proofErr w:type="spellStart"/>
      <w:ins w:id="22" w:author="안주형" w:date="2025-05-19T14:58:00Z" w16du:dateUtc="2025-05-19T05:58:00Z">
        <w:r w:rsidR="00CC34E9">
          <w:rPr>
            <w:rFonts w:eastAsia="맑은 고딕" w:hint="eastAsia"/>
            <w:lang w:eastAsia="ko-KR"/>
          </w:rPr>
          <w:t>레이드랩스</w:t>
        </w:r>
      </w:ins>
      <w:del w:id="23" w:author="안주형" w:date="2025-05-19T14:58:00Z" w16du:dateUtc="2025-05-19T05:58:00Z">
        <w:r w:rsidR="0091454D" w:rsidDel="00CC34E9">
          <w:rPr>
            <w:rFonts w:eastAsia="맑은 고딕" w:hint="eastAsia"/>
            <w:lang w:eastAsia="ko-KR"/>
          </w:rPr>
          <w:delText>회사</w:delText>
        </w:r>
      </w:del>
      <w:r w:rsidR="0091454D">
        <w:rPr>
          <w:rFonts w:eastAsia="맑은 고딕" w:hint="eastAsia"/>
          <w:lang w:eastAsia="ko-KR"/>
        </w:rPr>
        <w:t>에</w:t>
      </w:r>
      <w:proofErr w:type="spellEnd"/>
      <w:r w:rsidR="0091454D">
        <w:rPr>
          <w:rFonts w:eastAsia="맑은 고딕" w:hint="eastAsia"/>
          <w:lang w:eastAsia="ko-KR"/>
        </w:rPr>
        <w:t xml:space="preserve"> 대여한 금액</w:t>
      </w:r>
      <w:r w:rsidR="009452F6">
        <w:rPr>
          <w:rFonts w:eastAsia="맑은 고딕" w:hint="eastAsia"/>
          <w:lang w:eastAsia="ko-KR"/>
        </w:rPr>
        <w:t xml:space="preserve">(총 </w:t>
      </w:r>
      <w:r w:rsidR="008F5CB6">
        <w:rPr>
          <w:rFonts w:eastAsia="맑은 고딕" w:hint="eastAsia"/>
          <w:lang w:eastAsia="ko-KR"/>
        </w:rPr>
        <w:t xml:space="preserve">대여금액 </w:t>
      </w:r>
      <w:ins w:id="24" w:author="안주형" w:date="2025-05-19T14:45:00Z" w16du:dateUtc="2025-05-19T05:45:00Z">
        <w:r w:rsidR="00B964F5">
          <w:rPr>
            <w:rFonts w:eastAsia="맑은 고딕" w:hint="eastAsia"/>
            <w:lang w:eastAsia="ko-KR"/>
          </w:rPr>
          <w:t xml:space="preserve">금 </w:t>
        </w:r>
        <w:proofErr w:type="spellStart"/>
        <w:r w:rsidR="00B964F5">
          <w:rPr>
            <w:rFonts w:eastAsia="맑은 고딕" w:hint="eastAsia"/>
            <w:lang w:eastAsia="ko-KR"/>
          </w:rPr>
          <w:t>사억</w:t>
        </w:r>
      </w:ins>
      <w:del w:id="25" w:author="안주형" w:date="2025-05-19T14:45:00Z" w16du:dateUtc="2025-05-19T05:45:00Z">
        <w:r w:rsidR="009452F6" w:rsidDel="00B964F5">
          <w:rPr>
            <w:rFonts w:eastAsia="맑은 고딕" w:hint="eastAsia"/>
            <w:lang w:eastAsia="ko-KR"/>
          </w:rPr>
          <w:delText>[   ]</w:delText>
        </w:r>
      </w:del>
      <w:r w:rsidR="009452F6">
        <w:rPr>
          <w:rFonts w:eastAsia="맑은 고딕" w:hint="eastAsia"/>
          <w:lang w:eastAsia="ko-KR"/>
        </w:rPr>
        <w:t>원</w:t>
      </w:r>
      <w:proofErr w:type="spellEnd"/>
      <w:ins w:id="26" w:author="안주형" w:date="2025-05-19T14:45:00Z" w16du:dateUtc="2025-05-19T05:45:00Z">
        <w:r w:rsidR="00B964F5">
          <w:rPr>
            <w:rFonts w:eastAsia="맑은 고딕" w:hint="eastAsia"/>
            <w:lang w:eastAsia="ko-KR"/>
          </w:rPr>
          <w:t xml:space="preserve"> (</w:t>
        </w:r>
      </w:ins>
      <w:ins w:id="27" w:author="안주형" w:date="2025-05-19T14:46:00Z" w16du:dateUtc="2025-05-19T05:46:00Z">
        <w:r w:rsidR="00B964F5" w:rsidRPr="00D95D9C">
          <w:rPr>
            <w:lang w:eastAsia="ko-KR"/>
          </w:rPr>
          <w:t>₩</w:t>
        </w:r>
      </w:ins>
      <w:ins w:id="28" w:author="안주형" w:date="2025-05-19T14:45:00Z" w16du:dateUtc="2025-05-19T05:45:00Z">
        <w:r w:rsidR="00B964F5">
          <w:rPr>
            <w:rFonts w:eastAsia="맑은 고딕" w:hint="eastAsia"/>
            <w:lang w:eastAsia="ko-KR"/>
          </w:rPr>
          <w:t>400,000,000원</w:t>
        </w:r>
      </w:ins>
      <w:r w:rsidR="009452F6">
        <w:rPr>
          <w:rFonts w:eastAsia="맑은 고딕" w:hint="eastAsia"/>
          <w:lang w:eastAsia="ko-KR"/>
        </w:rPr>
        <w:t>)</w:t>
      </w:r>
      <w:r w:rsidR="0091454D">
        <w:rPr>
          <w:rFonts w:eastAsia="맑은 고딕" w:hint="eastAsia"/>
          <w:lang w:eastAsia="ko-KR"/>
        </w:rPr>
        <w:t xml:space="preserve">은 위 사유 발생 시 기한의 이익을 상실하고 해당 대여금의 상환은 연대의무자가 </w:t>
      </w:r>
      <w:proofErr w:type="spellStart"/>
      <w:r w:rsidR="0091454D">
        <w:rPr>
          <w:rFonts w:eastAsia="맑은 고딕" w:hint="eastAsia"/>
          <w:lang w:eastAsia="ko-KR"/>
        </w:rPr>
        <w:t>넥써쓰가</w:t>
      </w:r>
      <w:proofErr w:type="spellEnd"/>
      <w:r w:rsidR="0091454D">
        <w:rPr>
          <w:rFonts w:eastAsia="맑은 고딕" w:hint="eastAsia"/>
          <w:lang w:eastAsia="ko-KR"/>
        </w:rPr>
        <w:t xml:space="preserve"> 서면 통지 </w:t>
      </w:r>
      <w:ins w:id="29" w:author="안주형" w:date="2025-05-19T14:46:00Z" w16du:dateUtc="2025-05-19T05:46:00Z">
        <w:r w:rsidR="00B964F5">
          <w:rPr>
            <w:rFonts w:eastAsia="맑은 고딕" w:hint="eastAsia"/>
            <w:lang w:eastAsia="ko-KR"/>
          </w:rPr>
          <w:t>후</w:t>
        </w:r>
      </w:ins>
      <w:del w:id="30" w:author="안주형" w:date="2025-05-19T14:46:00Z" w16du:dateUtc="2025-05-19T05:46:00Z">
        <w:r w:rsidR="0091454D" w:rsidDel="00B964F5">
          <w:rPr>
            <w:rFonts w:eastAsia="맑은 고딕" w:hint="eastAsia"/>
            <w:lang w:eastAsia="ko-KR"/>
          </w:rPr>
          <w:delText>시</w:delText>
        </w:r>
      </w:del>
      <w:r w:rsidR="0091454D">
        <w:rPr>
          <w:rFonts w:eastAsia="맑은 고딕" w:hint="eastAsia"/>
          <w:lang w:eastAsia="ko-KR"/>
        </w:rPr>
        <w:t xml:space="preserve"> </w:t>
      </w:r>
      <w:del w:id="31" w:author="안주형" w:date="2025-05-19T14:46:00Z" w16du:dateUtc="2025-05-19T05:46:00Z">
        <w:r w:rsidR="0091454D" w:rsidDel="00B964F5">
          <w:rPr>
            <w:rFonts w:eastAsia="맑은 고딕" w:hint="eastAsia"/>
            <w:lang w:eastAsia="ko-KR"/>
          </w:rPr>
          <w:delText>즉시</w:delText>
        </w:r>
      </w:del>
      <w:ins w:id="32" w:author="안주형" w:date="2025-05-19T14:46:00Z" w16du:dateUtc="2025-05-19T05:46:00Z">
        <w:r w:rsidR="00B964F5">
          <w:rPr>
            <w:rFonts w:eastAsia="맑은 고딕" w:hint="eastAsia"/>
            <w:lang w:eastAsia="ko-KR"/>
          </w:rPr>
          <w:t>30일내</w:t>
        </w:r>
      </w:ins>
      <w:r w:rsidR="0091454D">
        <w:rPr>
          <w:rFonts w:eastAsia="맑은 고딕" w:hint="eastAsia"/>
          <w:lang w:eastAsia="ko-KR"/>
        </w:rPr>
        <w:t xml:space="preserve"> 상환해야 한다.</w:t>
      </w:r>
    </w:p>
    <w:p w14:paraId="70B2A520" w14:textId="6DDB1CE3" w:rsidR="00D95D9C" w:rsidRPr="00D95D9C" w:rsidRDefault="00000000" w:rsidP="00D95D9C">
      <w:pPr>
        <w:pStyle w:val="aa"/>
        <w:numPr>
          <w:ilvl w:val="0"/>
          <w:numId w:val="10"/>
        </w:numPr>
        <w:rPr>
          <w:rFonts w:eastAsia="맑은 고딕"/>
          <w:lang w:eastAsia="ko-KR"/>
        </w:rPr>
      </w:pPr>
      <w:r w:rsidRPr="00D95D9C">
        <w:rPr>
          <w:rFonts w:eastAsia="맑은 고딕" w:cs="맑은 고딕" w:hint="eastAsia"/>
          <w:lang w:eastAsia="ko-KR"/>
        </w:rPr>
        <w:t>상기</w:t>
      </w:r>
      <w:r w:rsidRPr="00D95D9C">
        <w:rPr>
          <w:lang w:eastAsia="ko-KR"/>
        </w:rPr>
        <w:t xml:space="preserve"> </w:t>
      </w:r>
      <w:proofErr w:type="spellStart"/>
      <w:r w:rsidRPr="00D95D9C">
        <w:rPr>
          <w:rFonts w:eastAsia="맑은 고딕" w:cs="맑은 고딕" w:hint="eastAsia"/>
          <w:lang w:eastAsia="ko-KR"/>
        </w:rPr>
        <w:t>바이백</w:t>
      </w:r>
      <w:proofErr w:type="spellEnd"/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가격은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인수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당시</w:t>
      </w:r>
      <w:r w:rsidRPr="00D95D9C">
        <w:rPr>
          <w:lang w:eastAsia="ko-KR"/>
        </w:rPr>
        <w:t xml:space="preserve"> </w:t>
      </w:r>
      <w:proofErr w:type="spellStart"/>
      <w:r w:rsidRPr="00D95D9C">
        <w:rPr>
          <w:rFonts w:eastAsia="맑은 고딕" w:cs="맑은 고딕" w:hint="eastAsia"/>
          <w:lang w:eastAsia="ko-KR"/>
        </w:rPr>
        <w:t>넥써쓰가</w:t>
      </w:r>
      <w:proofErr w:type="spellEnd"/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지급한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실지급액을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기준으로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하며</w:t>
      </w:r>
      <w:r w:rsidRPr="00D95D9C">
        <w:rPr>
          <w:lang w:eastAsia="ko-KR"/>
        </w:rPr>
        <w:t xml:space="preserve">, </w:t>
      </w:r>
      <w:r w:rsidRPr="00D95D9C">
        <w:rPr>
          <w:rFonts w:eastAsia="맑은 고딕" w:cs="맑은 고딕" w:hint="eastAsia"/>
          <w:lang w:eastAsia="ko-KR"/>
        </w:rPr>
        <w:t>별도의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가치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조정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없이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전액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반환을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원칙으로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한다</w:t>
      </w:r>
      <w:r w:rsidRPr="00D95D9C">
        <w:rPr>
          <w:lang w:eastAsia="ko-KR"/>
        </w:rPr>
        <w:t>.</w:t>
      </w:r>
    </w:p>
    <w:p w14:paraId="339E62AD" w14:textId="529D5CFD" w:rsidR="00C90FD2" w:rsidRPr="00D95D9C" w:rsidRDefault="00000000" w:rsidP="00D95D9C">
      <w:pPr>
        <w:rPr>
          <w:b/>
          <w:bCs/>
          <w:lang w:eastAsia="ko-KR"/>
        </w:rPr>
      </w:pPr>
      <w:r w:rsidRPr="00D95D9C">
        <w:rPr>
          <w:rFonts w:eastAsia="맑은 고딕" w:cs="맑은 고딕" w:hint="eastAsia"/>
          <w:b/>
          <w:bCs/>
          <w:lang w:eastAsia="ko-KR"/>
        </w:rPr>
        <w:t>제</w:t>
      </w:r>
      <w:r w:rsidRPr="00D95D9C">
        <w:rPr>
          <w:b/>
          <w:bCs/>
          <w:lang w:eastAsia="ko-KR"/>
        </w:rPr>
        <w:t>4</w:t>
      </w:r>
      <w:r w:rsidRPr="00D95D9C">
        <w:rPr>
          <w:rFonts w:eastAsia="맑은 고딕" w:cs="맑은 고딕" w:hint="eastAsia"/>
          <w:b/>
          <w:bCs/>
          <w:lang w:eastAsia="ko-KR"/>
        </w:rPr>
        <w:t>조</w:t>
      </w:r>
      <w:r w:rsidRPr="00D95D9C">
        <w:rPr>
          <w:b/>
          <w:bCs/>
          <w:lang w:eastAsia="ko-KR"/>
        </w:rPr>
        <w:t xml:space="preserve"> (</w:t>
      </w:r>
      <w:r w:rsidR="00EC7C87">
        <w:rPr>
          <w:rFonts w:eastAsia="맑은 고딕" w:cs="맑은 고딕" w:hint="eastAsia"/>
          <w:b/>
          <w:bCs/>
          <w:lang w:eastAsia="ko-KR"/>
        </w:rPr>
        <w:t>연대의무자 및 핵심 인력</w:t>
      </w:r>
      <w:r w:rsidRPr="00D95D9C">
        <w:rPr>
          <w:rFonts w:eastAsia="맑은 고딕" w:cs="맑은 고딕" w:hint="eastAsia"/>
          <w:b/>
          <w:bCs/>
          <w:lang w:eastAsia="ko-KR"/>
        </w:rPr>
        <w:t>의</w:t>
      </w:r>
      <w:r w:rsidRPr="00D95D9C">
        <w:rPr>
          <w:b/>
          <w:bCs/>
          <w:lang w:eastAsia="ko-KR"/>
        </w:rPr>
        <w:t xml:space="preserve"> </w:t>
      </w:r>
      <w:r w:rsidR="004936E2">
        <w:rPr>
          <w:rFonts w:eastAsia="맑은 고딕" w:cs="맑은 고딕" w:hint="eastAsia"/>
          <w:b/>
          <w:bCs/>
          <w:lang w:eastAsia="ko-KR"/>
        </w:rPr>
        <w:t>겸</w:t>
      </w:r>
      <w:r w:rsidRPr="00D95D9C">
        <w:rPr>
          <w:rFonts w:eastAsia="맑은 고딕" w:cs="맑은 고딕" w:hint="eastAsia"/>
          <w:b/>
          <w:bCs/>
          <w:lang w:eastAsia="ko-KR"/>
        </w:rPr>
        <w:t>업금지</w:t>
      </w:r>
      <w:r w:rsidRPr="00D95D9C">
        <w:rPr>
          <w:b/>
          <w:bCs/>
          <w:lang w:eastAsia="ko-KR"/>
        </w:rPr>
        <w:t>)</w:t>
      </w:r>
    </w:p>
    <w:p w14:paraId="5D6A5646" w14:textId="61620399" w:rsidR="00D95D9C" w:rsidRDefault="00EC7C87" w:rsidP="00D95D9C">
      <w:pPr>
        <w:pStyle w:val="aa"/>
        <w:numPr>
          <w:ilvl w:val="0"/>
          <w:numId w:val="11"/>
        </w:numPr>
        <w:rPr>
          <w:rFonts w:eastAsia="맑은 고딕"/>
          <w:lang w:eastAsia="ko-KR"/>
        </w:rPr>
      </w:pPr>
      <w:proofErr w:type="spellStart"/>
      <w:r>
        <w:rPr>
          <w:rFonts w:eastAsia="맑은 고딕" w:cs="맑은 고딕" w:hint="eastAsia"/>
          <w:lang w:eastAsia="ko-KR"/>
        </w:rPr>
        <w:t>연대의무자</w:t>
      </w:r>
      <w:ins w:id="33" w:author="안주형" w:date="2025-05-19T14:56:00Z" w16du:dateUtc="2025-05-19T05:56:00Z">
        <w:r w:rsidR="00CE3F51">
          <w:rPr>
            <w:rFonts w:eastAsia="맑은 고딕" w:cs="맑은 고딕" w:hint="eastAsia"/>
            <w:lang w:eastAsia="ko-KR"/>
          </w:rPr>
          <w:t>는</w:t>
        </w:r>
      </w:ins>
      <w:del w:id="34" w:author="안주형" w:date="2025-05-19T14:56:00Z" w16du:dateUtc="2025-05-19T05:56:00Z">
        <w:r w:rsidDel="00CE3F51">
          <w:rPr>
            <w:rFonts w:eastAsia="맑은 고딕" w:cs="맑은 고딕" w:hint="eastAsia"/>
            <w:lang w:eastAsia="ko-KR"/>
          </w:rPr>
          <w:delText xml:space="preserve"> 및 연대의무자는 핵심 인력으로 하여금 </w:delText>
        </w:r>
      </w:del>
      <w:r w:rsidR="004936E2">
        <w:rPr>
          <w:rFonts w:eastAsia="맑은 고딕" w:cs="맑은 고딕" w:hint="eastAsia"/>
          <w:lang w:eastAsia="ko-KR"/>
        </w:rPr>
        <w:t>입사</w:t>
      </w:r>
      <w:r w:rsidRPr="00D95D9C">
        <w:rPr>
          <w:rFonts w:eastAsia="맑은 고딕" w:cs="맑은 고딕" w:hint="eastAsia"/>
          <w:lang w:eastAsia="ko-KR"/>
        </w:rPr>
        <w:t>일로부터</w:t>
      </w:r>
      <w:proofErr w:type="spellEnd"/>
      <w:r w:rsidRPr="00D95D9C">
        <w:rPr>
          <w:lang w:eastAsia="ko-KR"/>
        </w:rPr>
        <w:t xml:space="preserve"> </w:t>
      </w:r>
      <w:r w:rsidR="004936E2">
        <w:rPr>
          <w:rFonts w:eastAsia="맑은 고딕" w:hint="eastAsia"/>
          <w:lang w:eastAsia="ko-KR"/>
        </w:rPr>
        <w:t>3</w:t>
      </w:r>
      <w:r w:rsidRPr="00D95D9C">
        <w:rPr>
          <w:rFonts w:eastAsia="맑은 고딕" w:cs="맑은 고딕" w:hint="eastAsia"/>
          <w:lang w:eastAsia="ko-KR"/>
        </w:rPr>
        <w:t>년간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다음의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행위를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하여서는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아니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된다</w:t>
      </w:r>
      <w:r w:rsidRPr="00D95D9C">
        <w:rPr>
          <w:lang w:eastAsia="ko-KR"/>
        </w:rPr>
        <w:t>.</w:t>
      </w:r>
      <w:ins w:id="35" w:author="안주형" w:date="2025-05-19T14:49:00Z" w16du:dateUtc="2025-05-19T05:49:00Z">
        <w:r w:rsidR="00B964F5">
          <w:rPr>
            <w:rFonts w:eastAsia="맑은 고딕" w:hint="eastAsia"/>
            <w:lang w:eastAsia="ko-KR"/>
          </w:rPr>
          <w:t xml:space="preserve"> </w:t>
        </w:r>
        <w:r w:rsidR="00B964F5" w:rsidRPr="00B964F5">
          <w:rPr>
            <w:rFonts w:eastAsia="맑은 고딕"/>
            <w:lang w:eastAsia="ko-KR"/>
          </w:rPr>
          <w:t xml:space="preserve">또한 연대 의무자는 핵심인력으로 하여금 해당 행위를 하지 않도록 </w:t>
        </w:r>
        <w:proofErr w:type="gramStart"/>
        <w:r w:rsidR="00B964F5" w:rsidRPr="00B964F5">
          <w:rPr>
            <w:rFonts w:eastAsia="맑은 고딕"/>
            <w:lang w:eastAsia="ko-KR"/>
          </w:rPr>
          <w:t>관리 할</w:t>
        </w:r>
        <w:proofErr w:type="gramEnd"/>
        <w:r w:rsidR="00B964F5" w:rsidRPr="00B964F5">
          <w:rPr>
            <w:rFonts w:eastAsia="맑은 고딕"/>
            <w:lang w:eastAsia="ko-KR"/>
          </w:rPr>
          <w:t xml:space="preserve"> 책임을 부담</w:t>
        </w:r>
        <w:r w:rsidR="00B964F5">
          <w:rPr>
            <w:rFonts w:eastAsia="맑은 고딕" w:hint="eastAsia"/>
            <w:lang w:eastAsia="ko-KR"/>
          </w:rPr>
          <w:t>한다.</w:t>
        </w:r>
      </w:ins>
    </w:p>
    <w:p w14:paraId="15163CE6" w14:textId="5194CC18" w:rsidR="00D95D9C" w:rsidRDefault="00D95D9C" w:rsidP="00D95D9C">
      <w:pPr>
        <w:pStyle w:val="aa"/>
        <w:numPr>
          <w:ilvl w:val="1"/>
          <w:numId w:val="11"/>
        </w:numPr>
        <w:rPr>
          <w:rFonts w:eastAsia="맑은 고딕"/>
          <w:lang w:eastAsia="ko-KR"/>
        </w:rPr>
      </w:pPr>
      <w:r w:rsidRPr="00D95D9C">
        <w:rPr>
          <w:rFonts w:eastAsia="맑은 고딕" w:cs="맑은 고딕" w:hint="eastAsia"/>
          <w:lang w:eastAsia="ko-KR"/>
        </w:rPr>
        <w:t>회사</w:t>
      </w:r>
      <w:ins w:id="36" w:author="안주형" w:date="2025-05-19T14:58:00Z" w16du:dateUtc="2025-05-19T05:58:00Z">
        <w:r w:rsidR="00CC34E9">
          <w:rPr>
            <w:rFonts w:eastAsia="맑은 고딕" w:cs="맑은 고딕" w:hint="eastAsia"/>
            <w:lang w:eastAsia="ko-KR"/>
          </w:rPr>
          <w:t xml:space="preserve">, </w:t>
        </w:r>
        <w:proofErr w:type="spellStart"/>
        <w:r w:rsidR="00CC34E9">
          <w:rPr>
            <w:rFonts w:eastAsia="맑은 고딕" w:cs="맑은 고딕" w:hint="eastAsia"/>
            <w:lang w:eastAsia="ko-KR"/>
          </w:rPr>
          <w:t>레이드랩스</w:t>
        </w:r>
      </w:ins>
      <w:del w:id="37" w:author="안주형" w:date="2025-05-19T14:58:00Z" w16du:dateUtc="2025-05-19T05:58:00Z">
        <w:r w:rsidDel="00CC34E9">
          <w:rPr>
            <w:rFonts w:eastAsia="맑은 고딕" w:cs="맑은 고딕" w:hint="eastAsia"/>
            <w:lang w:eastAsia="ko-KR"/>
          </w:rPr>
          <w:delText xml:space="preserve"> </w:delText>
        </w:r>
      </w:del>
      <w:r>
        <w:rPr>
          <w:rFonts w:eastAsia="맑은 고딕" w:cs="맑은 고딕" w:hint="eastAsia"/>
          <w:lang w:eastAsia="ko-KR"/>
        </w:rPr>
        <w:t>또는</w:t>
      </w:r>
      <w:proofErr w:type="spellEnd"/>
      <w:r>
        <w:rPr>
          <w:rFonts w:eastAsia="맑은 고딕" w:cs="맑은 고딕" w:hint="eastAsia"/>
          <w:lang w:eastAsia="ko-KR"/>
        </w:rPr>
        <w:t xml:space="preserve"> </w:t>
      </w:r>
      <w:proofErr w:type="spellStart"/>
      <w:r>
        <w:rPr>
          <w:rFonts w:eastAsia="맑은 고딕" w:cs="맑은 고딕" w:hint="eastAsia"/>
          <w:lang w:eastAsia="ko-KR"/>
        </w:rPr>
        <w:t>넥써쓰</w:t>
      </w:r>
      <w:r w:rsidRPr="00D95D9C">
        <w:rPr>
          <w:rFonts w:eastAsia="맑은 고딕" w:cs="맑은 고딕" w:hint="eastAsia"/>
          <w:lang w:eastAsia="ko-KR"/>
        </w:rPr>
        <w:t>의</w:t>
      </w:r>
      <w:proofErr w:type="spellEnd"/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기존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또는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계획된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사업과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동일하거나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유사한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분야의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서비스</w:t>
      </w:r>
      <w:r w:rsidRPr="00D95D9C">
        <w:rPr>
          <w:lang w:eastAsia="ko-KR"/>
        </w:rPr>
        <w:t xml:space="preserve">, </w:t>
      </w:r>
      <w:r w:rsidRPr="00D95D9C">
        <w:rPr>
          <w:rFonts w:eastAsia="맑은 고딕" w:cs="맑은 고딕" w:hint="eastAsia"/>
          <w:lang w:eastAsia="ko-KR"/>
        </w:rPr>
        <w:t>플랫폼</w:t>
      </w:r>
      <w:r w:rsidRPr="00D95D9C">
        <w:rPr>
          <w:lang w:eastAsia="ko-KR"/>
        </w:rPr>
        <w:t xml:space="preserve">, </w:t>
      </w:r>
      <w:r w:rsidRPr="00D95D9C">
        <w:rPr>
          <w:rFonts w:eastAsia="맑은 고딕" w:cs="맑은 고딕" w:hint="eastAsia"/>
          <w:lang w:eastAsia="ko-KR"/>
        </w:rPr>
        <w:t>게임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개발에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직접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또는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간접적으로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관여하는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행위</w:t>
      </w:r>
    </w:p>
    <w:p w14:paraId="05084722" w14:textId="0342CDA4" w:rsidR="00D95D9C" w:rsidRDefault="00D95D9C" w:rsidP="00D95D9C">
      <w:pPr>
        <w:pStyle w:val="aa"/>
        <w:numPr>
          <w:ilvl w:val="1"/>
          <w:numId w:val="11"/>
        </w:numPr>
        <w:rPr>
          <w:rFonts w:eastAsia="맑은 고딕"/>
          <w:lang w:eastAsia="ko-KR"/>
        </w:rPr>
      </w:pPr>
      <w:r w:rsidRPr="00D95D9C">
        <w:rPr>
          <w:rFonts w:eastAsia="맑은 고딕" w:cs="맑은 고딕" w:hint="eastAsia"/>
          <w:lang w:eastAsia="ko-KR"/>
        </w:rPr>
        <w:t>회사</w:t>
      </w:r>
      <w:ins w:id="38" w:author="안주형" w:date="2025-05-19T14:58:00Z" w16du:dateUtc="2025-05-19T05:58:00Z">
        <w:r w:rsidR="00CC34E9">
          <w:rPr>
            <w:rFonts w:eastAsia="맑은 고딕" w:cs="맑은 고딕" w:hint="eastAsia"/>
            <w:lang w:eastAsia="ko-KR"/>
          </w:rPr>
          <w:t xml:space="preserve">, </w:t>
        </w:r>
        <w:proofErr w:type="spellStart"/>
        <w:r w:rsidR="00CC34E9">
          <w:rPr>
            <w:rFonts w:eastAsia="맑은 고딕" w:cs="맑은 고딕" w:hint="eastAsia"/>
            <w:lang w:eastAsia="ko-KR"/>
          </w:rPr>
          <w:t>레이드랩스</w:t>
        </w:r>
      </w:ins>
      <w:proofErr w:type="spellEnd"/>
      <w:r>
        <w:rPr>
          <w:rFonts w:eastAsia="맑은 고딕" w:cs="맑은 고딕" w:hint="eastAsia"/>
          <w:lang w:eastAsia="ko-KR"/>
        </w:rPr>
        <w:t xml:space="preserve"> 또는 </w:t>
      </w:r>
      <w:proofErr w:type="spellStart"/>
      <w:r>
        <w:rPr>
          <w:rFonts w:eastAsia="맑은 고딕" w:cs="맑은 고딕" w:hint="eastAsia"/>
          <w:lang w:eastAsia="ko-KR"/>
        </w:rPr>
        <w:t>넥써쓰</w:t>
      </w:r>
      <w:r w:rsidRPr="00D95D9C">
        <w:rPr>
          <w:rFonts w:eastAsia="맑은 고딕" w:cs="맑은 고딕" w:hint="eastAsia"/>
          <w:lang w:eastAsia="ko-KR"/>
        </w:rPr>
        <w:t>의</w:t>
      </w:r>
      <w:proofErr w:type="spellEnd"/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경쟁사에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고용되거나</w:t>
      </w:r>
      <w:r w:rsidRPr="00D95D9C">
        <w:rPr>
          <w:lang w:eastAsia="ko-KR"/>
        </w:rPr>
        <w:t xml:space="preserve">, </w:t>
      </w:r>
      <w:r w:rsidRPr="00D95D9C">
        <w:rPr>
          <w:rFonts w:eastAsia="맑은 고딕" w:cs="맑은 고딕" w:hint="eastAsia"/>
          <w:lang w:eastAsia="ko-KR"/>
        </w:rPr>
        <w:t>자문</w:t>
      </w:r>
      <w:r w:rsidRPr="00D95D9C">
        <w:rPr>
          <w:lang w:eastAsia="ko-KR"/>
        </w:rPr>
        <w:t xml:space="preserve">, </w:t>
      </w:r>
      <w:r w:rsidRPr="00D95D9C">
        <w:rPr>
          <w:rFonts w:eastAsia="맑은 고딕" w:cs="맑은 고딕" w:hint="eastAsia"/>
          <w:lang w:eastAsia="ko-KR"/>
        </w:rPr>
        <w:t>투자</w:t>
      </w:r>
      <w:r w:rsidRPr="00D95D9C">
        <w:rPr>
          <w:lang w:eastAsia="ko-KR"/>
        </w:rPr>
        <w:t xml:space="preserve">, </w:t>
      </w:r>
      <w:r w:rsidRPr="00D95D9C">
        <w:rPr>
          <w:rFonts w:eastAsia="맑은 고딕" w:cs="맑은 고딕" w:hint="eastAsia"/>
          <w:lang w:eastAsia="ko-KR"/>
        </w:rPr>
        <w:t>또는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경영에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관여하는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행위</w:t>
      </w:r>
    </w:p>
    <w:p w14:paraId="7C7E3A46" w14:textId="29C9245A" w:rsidR="00D95D9C" w:rsidRPr="00D95D9C" w:rsidRDefault="00000000" w:rsidP="00D95D9C">
      <w:pPr>
        <w:pStyle w:val="aa"/>
        <w:numPr>
          <w:ilvl w:val="0"/>
          <w:numId w:val="11"/>
        </w:numPr>
        <w:rPr>
          <w:rFonts w:eastAsia="맑은 고딕"/>
          <w:lang w:eastAsia="ko-KR"/>
        </w:rPr>
      </w:pPr>
      <w:r w:rsidRPr="00D95D9C">
        <w:rPr>
          <w:rFonts w:eastAsia="맑은 고딕" w:cs="맑은 고딕" w:hint="eastAsia"/>
          <w:lang w:eastAsia="ko-KR"/>
        </w:rPr>
        <w:t>위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위반이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확인될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경우</w:t>
      </w:r>
      <w:r w:rsidRPr="00D95D9C">
        <w:rPr>
          <w:lang w:eastAsia="ko-KR"/>
        </w:rPr>
        <w:t xml:space="preserve">, </w:t>
      </w:r>
      <w:proofErr w:type="spellStart"/>
      <w:r w:rsidRPr="00D95D9C">
        <w:rPr>
          <w:rFonts w:eastAsia="맑은 고딕" w:cs="맑은 고딕" w:hint="eastAsia"/>
          <w:lang w:eastAsia="ko-KR"/>
        </w:rPr>
        <w:t>넥써쓰는</w:t>
      </w:r>
      <w:proofErr w:type="spellEnd"/>
      <w:r w:rsidRPr="00D95D9C">
        <w:rPr>
          <w:lang w:eastAsia="ko-KR"/>
        </w:rPr>
        <w:t xml:space="preserve"> </w:t>
      </w:r>
      <w:r w:rsidR="00D95D9C">
        <w:rPr>
          <w:rFonts w:eastAsia="맑은 고딕" w:cs="맑은 고딕" w:hint="eastAsia"/>
          <w:lang w:eastAsia="ko-KR"/>
        </w:rPr>
        <w:t xml:space="preserve">본 합의서 3조에서 정한 것 외에 </w:t>
      </w:r>
      <w:r w:rsidRPr="00D95D9C">
        <w:rPr>
          <w:rFonts w:eastAsia="맑은 고딕" w:cs="맑은 고딕" w:hint="eastAsia"/>
          <w:lang w:eastAsia="ko-KR"/>
        </w:rPr>
        <w:t>손해배상</w:t>
      </w:r>
      <w:r w:rsidRPr="00D95D9C">
        <w:rPr>
          <w:lang w:eastAsia="ko-KR"/>
        </w:rPr>
        <w:t xml:space="preserve"> </w:t>
      </w:r>
      <w:r w:rsidR="00D95D9C">
        <w:rPr>
          <w:rFonts w:eastAsia="맑은 고딕" w:cs="맑은 고딕" w:hint="eastAsia"/>
          <w:lang w:eastAsia="ko-KR"/>
        </w:rPr>
        <w:t xml:space="preserve">포함하는 법적으로 허용하는 </w:t>
      </w:r>
      <w:r w:rsidRPr="00D95D9C">
        <w:rPr>
          <w:rFonts w:eastAsia="맑은 고딕" w:cs="맑은 고딕" w:hint="eastAsia"/>
          <w:lang w:eastAsia="ko-KR"/>
        </w:rPr>
        <w:t>모든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구제수단을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행사할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수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있다</w:t>
      </w:r>
      <w:r w:rsidRPr="00D95D9C">
        <w:rPr>
          <w:lang w:eastAsia="ko-KR"/>
        </w:rPr>
        <w:t>.</w:t>
      </w:r>
    </w:p>
    <w:p w14:paraId="4C0E605A" w14:textId="0B6D55B8" w:rsidR="00C90FD2" w:rsidRPr="00D95D9C" w:rsidRDefault="00000000" w:rsidP="00D95D9C">
      <w:pPr>
        <w:rPr>
          <w:b/>
          <w:bCs/>
          <w:lang w:eastAsia="ko-KR"/>
        </w:rPr>
      </w:pPr>
      <w:r w:rsidRPr="00D95D9C">
        <w:rPr>
          <w:rFonts w:eastAsia="맑은 고딕" w:cs="맑은 고딕" w:hint="eastAsia"/>
          <w:b/>
          <w:bCs/>
          <w:lang w:eastAsia="ko-KR"/>
        </w:rPr>
        <w:t>제</w:t>
      </w:r>
      <w:r w:rsidRPr="00D95D9C">
        <w:rPr>
          <w:b/>
          <w:bCs/>
          <w:lang w:eastAsia="ko-KR"/>
        </w:rPr>
        <w:t>5</w:t>
      </w:r>
      <w:r w:rsidRPr="00D95D9C">
        <w:rPr>
          <w:rFonts w:eastAsia="맑은 고딕" w:cs="맑은 고딕" w:hint="eastAsia"/>
          <w:b/>
          <w:bCs/>
          <w:lang w:eastAsia="ko-KR"/>
        </w:rPr>
        <w:t>조</w:t>
      </w:r>
      <w:r w:rsidRPr="00D95D9C">
        <w:rPr>
          <w:b/>
          <w:bCs/>
          <w:lang w:eastAsia="ko-KR"/>
        </w:rPr>
        <w:t xml:space="preserve"> (</w:t>
      </w:r>
      <w:r w:rsidRPr="00D95D9C">
        <w:rPr>
          <w:rFonts w:eastAsia="맑은 고딕" w:cs="맑은 고딕" w:hint="eastAsia"/>
          <w:b/>
          <w:bCs/>
          <w:lang w:eastAsia="ko-KR"/>
        </w:rPr>
        <w:t>비밀유지</w:t>
      </w:r>
      <w:r w:rsidRPr="00D95D9C">
        <w:rPr>
          <w:b/>
          <w:bCs/>
          <w:lang w:eastAsia="ko-KR"/>
        </w:rPr>
        <w:t>)</w:t>
      </w:r>
    </w:p>
    <w:p w14:paraId="5660335F" w14:textId="77777777" w:rsidR="00D95D9C" w:rsidRDefault="00000000" w:rsidP="00D95D9C">
      <w:pPr>
        <w:rPr>
          <w:rFonts w:eastAsia="맑은 고딕"/>
          <w:lang w:eastAsia="ko-KR"/>
        </w:rPr>
      </w:pPr>
      <w:r w:rsidRPr="00D95D9C">
        <w:rPr>
          <w:rFonts w:eastAsia="맑은 고딕" w:cs="맑은 고딕" w:hint="eastAsia"/>
          <w:lang w:eastAsia="ko-KR"/>
        </w:rPr>
        <w:t>당사자들은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본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합의서의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체결</w:t>
      </w:r>
      <w:r w:rsidRPr="00D95D9C">
        <w:rPr>
          <w:lang w:eastAsia="ko-KR"/>
        </w:rPr>
        <w:t xml:space="preserve">, </w:t>
      </w:r>
      <w:r w:rsidRPr="00D95D9C">
        <w:rPr>
          <w:rFonts w:eastAsia="맑은 고딕" w:cs="맑은 고딕" w:hint="eastAsia"/>
          <w:lang w:eastAsia="ko-KR"/>
        </w:rPr>
        <w:t>이행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또는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협의과정에서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알게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된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일체의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영업상</w:t>
      </w:r>
      <w:r w:rsidRPr="00D95D9C">
        <w:rPr>
          <w:lang w:eastAsia="ko-KR"/>
        </w:rPr>
        <w:t xml:space="preserve">, </w:t>
      </w:r>
      <w:r w:rsidRPr="00D95D9C">
        <w:rPr>
          <w:rFonts w:eastAsia="맑은 고딕" w:cs="맑은 고딕" w:hint="eastAsia"/>
          <w:lang w:eastAsia="ko-KR"/>
        </w:rPr>
        <w:t>기술상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또는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계약상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비밀을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제</w:t>
      </w:r>
      <w:r w:rsidRPr="00D95D9C">
        <w:rPr>
          <w:lang w:eastAsia="ko-KR"/>
        </w:rPr>
        <w:t>3</w:t>
      </w:r>
      <w:r w:rsidRPr="00D95D9C">
        <w:rPr>
          <w:rFonts w:eastAsia="맑은 고딕" w:cs="맑은 고딕" w:hint="eastAsia"/>
          <w:lang w:eastAsia="ko-KR"/>
        </w:rPr>
        <w:t>자에게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누설하거나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사용하여서는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아니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되며</w:t>
      </w:r>
      <w:r w:rsidRPr="00D95D9C">
        <w:rPr>
          <w:lang w:eastAsia="ko-KR"/>
        </w:rPr>
        <w:t xml:space="preserve">, </w:t>
      </w:r>
      <w:r w:rsidRPr="00D95D9C">
        <w:rPr>
          <w:rFonts w:eastAsia="맑은 고딕" w:cs="맑은 고딕" w:hint="eastAsia"/>
          <w:lang w:eastAsia="ko-KR"/>
        </w:rPr>
        <w:t>본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합의서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종료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후에도</w:t>
      </w:r>
      <w:r w:rsidRPr="00D95D9C">
        <w:rPr>
          <w:lang w:eastAsia="ko-KR"/>
        </w:rPr>
        <w:t xml:space="preserve"> 3</w:t>
      </w:r>
      <w:r w:rsidRPr="00D95D9C">
        <w:rPr>
          <w:rFonts w:eastAsia="맑은 고딕" w:cs="맑은 고딕" w:hint="eastAsia"/>
          <w:lang w:eastAsia="ko-KR"/>
        </w:rPr>
        <w:t>년간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본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조항은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유효하다</w:t>
      </w:r>
      <w:r w:rsidRPr="00D95D9C">
        <w:rPr>
          <w:lang w:eastAsia="ko-KR"/>
        </w:rPr>
        <w:t>.</w:t>
      </w:r>
    </w:p>
    <w:p w14:paraId="051C7D99" w14:textId="23915254" w:rsidR="00D95D9C" w:rsidRDefault="00D95D9C" w:rsidP="00D95D9C">
      <w:pPr>
        <w:rPr>
          <w:rFonts w:eastAsia="맑은 고딕" w:cs="맑은 고딕"/>
          <w:b/>
          <w:bCs/>
          <w:lang w:eastAsia="ko-KR"/>
        </w:rPr>
      </w:pPr>
      <w:r w:rsidRPr="00D95D9C">
        <w:rPr>
          <w:rFonts w:eastAsia="맑은 고딕" w:cs="맑은 고딕" w:hint="eastAsia"/>
          <w:b/>
          <w:bCs/>
          <w:lang w:eastAsia="ko-KR"/>
        </w:rPr>
        <w:t>제6조 (준거법 및 관할)</w:t>
      </w:r>
    </w:p>
    <w:p w14:paraId="1BC16795" w14:textId="65AF7D18" w:rsidR="00D95D9C" w:rsidRPr="00D95D9C" w:rsidRDefault="00D95D9C" w:rsidP="00D95D9C">
      <w:pPr>
        <w:rPr>
          <w:rFonts w:eastAsia="맑은 고딕" w:cs="맑은 고딕"/>
          <w:b/>
          <w:bCs/>
          <w:lang w:eastAsia="ko-KR"/>
        </w:rPr>
      </w:pPr>
      <w:r w:rsidRPr="00D95D9C">
        <w:rPr>
          <w:rFonts w:eastAsia="맑은 고딕" w:cs="맑은 고딕" w:hint="eastAsia"/>
          <w:lang w:eastAsia="ko-KR"/>
        </w:rPr>
        <w:t>본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합의서는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대한민국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법률에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따라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해석되며</w:t>
      </w:r>
      <w:r w:rsidRPr="00D95D9C">
        <w:rPr>
          <w:lang w:eastAsia="ko-KR"/>
        </w:rPr>
        <w:t xml:space="preserve">, </w:t>
      </w:r>
      <w:r w:rsidRPr="00D95D9C">
        <w:rPr>
          <w:rFonts w:eastAsia="맑은 고딕" w:cs="맑은 고딕" w:hint="eastAsia"/>
          <w:lang w:eastAsia="ko-KR"/>
        </w:rPr>
        <w:t>당사자는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본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합의서와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관련하여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발생하는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모든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분쟁에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대해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서울중앙지방법원을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제</w:t>
      </w:r>
      <w:r w:rsidRPr="00D95D9C">
        <w:rPr>
          <w:lang w:eastAsia="ko-KR"/>
        </w:rPr>
        <w:t>1</w:t>
      </w:r>
      <w:r w:rsidRPr="00D95D9C">
        <w:rPr>
          <w:rFonts w:eastAsia="맑은 고딕" w:cs="맑은 고딕" w:hint="eastAsia"/>
          <w:lang w:eastAsia="ko-KR"/>
        </w:rPr>
        <w:t>심의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전속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관할법원으로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한다</w:t>
      </w:r>
      <w:r w:rsidRPr="00D95D9C">
        <w:rPr>
          <w:lang w:eastAsia="ko-KR"/>
        </w:rPr>
        <w:t>.</w:t>
      </w:r>
    </w:p>
    <w:p w14:paraId="51F8E7EC" w14:textId="528F8549" w:rsidR="00C90FD2" w:rsidRPr="004F61F3" w:rsidRDefault="00000000" w:rsidP="00D95D9C">
      <w:pPr>
        <w:rPr>
          <w:b/>
          <w:bCs/>
          <w:lang w:eastAsia="ko-KR"/>
        </w:rPr>
      </w:pPr>
      <w:r w:rsidRPr="004F61F3">
        <w:rPr>
          <w:rFonts w:eastAsia="맑은 고딕" w:cs="맑은 고딕" w:hint="eastAsia"/>
          <w:b/>
          <w:bCs/>
          <w:lang w:eastAsia="ko-KR"/>
        </w:rPr>
        <w:t>제</w:t>
      </w:r>
      <w:r w:rsidR="00D95D9C" w:rsidRPr="004F61F3">
        <w:rPr>
          <w:rFonts w:eastAsia="맑은 고딕" w:hint="eastAsia"/>
          <w:b/>
          <w:bCs/>
          <w:lang w:eastAsia="ko-KR"/>
        </w:rPr>
        <w:t>7</w:t>
      </w:r>
      <w:r w:rsidRPr="004F61F3">
        <w:rPr>
          <w:rFonts w:eastAsia="맑은 고딕" w:cs="맑은 고딕" w:hint="eastAsia"/>
          <w:b/>
          <w:bCs/>
          <w:lang w:eastAsia="ko-KR"/>
        </w:rPr>
        <w:t>조</w:t>
      </w:r>
      <w:r w:rsidRPr="004F61F3">
        <w:rPr>
          <w:b/>
          <w:bCs/>
          <w:lang w:eastAsia="ko-KR"/>
        </w:rPr>
        <w:t xml:space="preserve"> (</w:t>
      </w:r>
      <w:r w:rsidR="00D95D9C" w:rsidRPr="004F61F3">
        <w:rPr>
          <w:rFonts w:eastAsia="맑은 고딕" w:cs="맑은 고딕" w:hint="eastAsia"/>
          <w:b/>
          <w:bCs/>
          <w:lang w:eastAsia="ko-KR"/>
        </w:rPr>
        <w:t>기타</w:t>
      </w:r>
      <w:r w:rsidRPr="004F61F3">
        <w:rPr>
          <w:b/>
          <w:bCs/>
          <w:lang w:eastAsia="ko-KR"/>
        </w:rPr>
        <w:t>)</w:t>
      </w:r>
    </w:p>
    <w:p w14:paraId="404DAC2E" w14:textId="77777777" w:rsidR="00D95D9C" w:rsidRDefault="00000000" w:rsidP="00D95D9C">
      <w:pPr>
        <w:pStyle w:val="aa"/>
        <w:numPr>
          <w:ilvl w:val="0"/>
          <w:numId w:val="12"/>
        </w:numPr>
        <w:rPr>
          <w:rFonts w:eastAsia="맑은 고딕"/>
          <w:lang w:eastAsia="ko-KR"/>
        </w:rPr>
      </w:pPr>
      <w:r w:rsidRPr="00D95D9C">
        <w:rPr>
          <w:rFonts w:eastAsia="맑은 고딕" w:cs="맑은 고딕" w:hint="eastAsia"/>
          <w:lang w:eastAsia="ko-KR"/>
        </w:rPr>
        <w:t>대표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및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대표개발자는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본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합의서상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권리</w:t>
      </w:r>
      <w:r w:rsidRPr="00D95D9C">
        <w:rPr>
          <w:lang w:eastAsia="ko-KR"/>
        </w:rPr>
        <w:t>·</w:t>
      </w:r>
      <w:r w:rsidRPr="00D95D9C">
        <w:rPr>
          <w:rFonts w:eastAsia="맑은 고딕" w:cs="맑은 고딕" w:hint="eastAsia"/>
          <w:lang w:eastAsia="ko-KR"/>
        </w:rPr>
        <w:t>의무를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제</w:t>
      </w:r>
      <w:r w:rsidRPr="00D95D9C">
        <w:rPr>
          <w:lang w:eastAsia="ko-KR"/>
        </w:rPr>
        <w:t>3</w:t>
      </w:r>
      <w:r w:rsidRPr="00D95D9C">
        <w:rPr>
          <w:rFonts w:eastAsia="맑은 고딕" w:cs="맑은 고딕" w:hint="eastAsia"/>
          <w:lang w:eastAsia="ko-KR"/>
        </w:rPr>
        <w:t>자에게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양도</w:t>
      </w:r>
      <w:r w:rsidRPr="00D95D9C">
        <w:rPr>
          <w:lang w:eastAsia="ko-KR"/>
        </w:rPr>
        <w:t xml:space="preserve">, </w:t>
      </w:r>
      <w:r w:rsidRPr="00D95D9C">
        <w:rPr>
          <w:rFonts w:eastAsia="맑은 고딕" w:cs="맑은 고딕" w:hint="eastAsia"/>
          <w:lang w:eastAsia="ko-KR"/>
        </w:rPr>
        <w:t>이전</w:t>
      </w:r>
      <w:r w:rsidRPr="00D95D9C">
        <w:rPr>
          <w:lang w:eastAsia="ko-KR"/>
        </w:rPr>
        <w:t xml:space="preserve">, </w:t>
      </w:r>
      <w:proofErr w:type="spellStart"/>
      <w:r w:rsidRPr="00D95D9C">
        <w:rPr>
          <w:rFonts w:eastAsia="맑은 고딕" w:cs="맑은 고딕" w:hint="eastAsia"/>
          <w:lang w:eastAsia="ko-KR"/>
        </w:rPr>
        <w:t>담보제공하거나</w:t>
      </w:r>
      <w:proofErr w:type="spellEnd"/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기타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처분할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수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없으며</w:t>
      </w:r>
      <w:r w:rsidRPr="00D95D9C">
        <w:rPr>
          <w:lang w:eastAsia="ko-KR"/>
        </w:rPr>
        <w:t xml:space="preserve">, </w:t>
      </w:r>
      <w:proofErr w:type="spellStart"/>
      <w:r w:rsidRPr="00D95D9C">
        <w:rPr>
          <w:rFonts w:eastAsia="맑은 고딕" w:cs="맑은 고딕" w:hint="eastAsia"/>
          <w:lang w:eastAsia="ko-KR"/>
        </w:rPr>
        <w:t>넥써쓰의</w:t>
      </w:r>
      <w:proofErr w:type="spellEnd"/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사전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서면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동의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없이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이를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시도하여서는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아니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된다</w:t>
      </w:r>
      <w:r w:rsidRPr="00D95D9C">
        <w:rPr>
          <w:lang w:eastAsia="ko-KR"/>
        </w:rPr>
        <w:t>.</w:t>
      </w:r>
    </w:p>
    <w:p w14:paraId="246E59FA" w14:textId="77777777" w:rsidR="00D95D9C" w:rsidRDefault="00000000" w:rsidP="00D95D9C">
      <w:pPr>
        <w:pStyle w:val="aa"/>
        <w:numPr>
          <w:ilvl w:val="0"/>
          <w:numId w:val="12"/>
        </w:numPr>
        <w:rPr>
          <w:rFonts w:eastAsia="맑은 고딕"/>
          <w:lang w:eastAsia="ko-KR"/>
        </w:rPr>
      </w:pPr>
      <w:r w:rsidRPr="00D95D9C">
        <w:rPr>
          <w:rFonts w:eastAsia="맑은 고딕" w:cs="맑은 고딕" w:hint="eastAsia"/>
          <w:lang w:eastAsia="ko-KR"/>
        </w:rPr>
        <w:lastRenderedPageBreak/>
        <w:t>본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합의서는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당사자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간의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전체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합의를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구성하며</w:t>
      </w:r>
      <w:r w:rsidRPr="00D95D9C">
        <w:rPr>
          <w:lang w:eastAsia="ko-KR"/>
        </w:rPr>
        <w:t xml:space="preserve">, </w:t>
      </w:r>
      <w:r w:rsidRPr="00D95D9C">
        <w:rPr>
          <w:rFonts w:eastAsia="맑은 고딕" w:cs="맑은 고딕" w:hint="eastAsia"/>
          <w:lang w:eastAsia="ko-KR"/>
        </w:rPr>
        <w:t>이에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앞선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모든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구두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또는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서면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합의</w:t>
      </w:r>
      <w:r w:rsidRPr="00D95D9C">
        <w:rPr>
          <w:lang w:eastAsia="ko-KR"/>
        </w:rPr>
        <w:t xml:space="preserve">, </w:t>
      </w:r>
      <w:r w:rsidRPr="00D95D9C">
        <w:rPr>
          <w:rFonts w:eastAsia="맑은 고딕" w:cs="맑은 고딕" w:hint="eastAsia"/>
          <w:lang w:eastAsia="ko-KR"/>
        </w:rPr>
        <w:t>의사표시를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대체한다</w:t>
      </w:r>
      <w:r w:rsidRPr="00D95D9C">
        <w:rPr>
          <w:lang w:eastAsia="ko-KR"/>
        </w:rPr>
        <w:t>.</w:t>
      </w:r>
    </w:p>
    <w:p w14:paraId="660A400D" w14:textId="77777777" w:rsidR="00D95D9C" w:rsidRDefault="00000000" w:rsidP="00D95D9C">
      <w:pPr>
        <w:pStyle w:val="aa"/>
        <w:numPr>
          <w:ilvl w:val="0"/>
          <w:numId w:val="12"/>
        </w:numPr>
        <w:rPr>
          <w:rFonts w:eastAsia="맑은 고딕"/>
          <w:lang w:eastAsia="ko-KR"/>
        </w:rPr>
      </w:pPr>
      <w:r w:rsidRPr="00D95D9C">
        <w:rPr>
          <w:rFonts w:eastAsia="맑은 고딕" w:cs="맑은 고딕" w:hint="eastAsia"/>
          <w:lang w:eastAsia="ko-KR"/>
        </w:rPr>
        <w:t>본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합의서의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변경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또는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추가사항은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서면으로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작성되어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당사자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전원의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서명이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있어야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효력이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발생한다</w:t>
      </w:r>
      <w:r w:rsidRPr="00D95D9C">
        <w:rPr>
          <w:lang w:eastAsia="ko-KR"/>
        </w:rPr>
        <w:t>.</w:t>
      </w:r>
    </w:p>
    <w:p w14:paraId="530C26B2" w14:textId="3C605552" w:rsidR="00C90FD2" w:rsidRPr="00D95D9C" w:rsidRDefault="00DC0AA2" w:rsidP="00D95D9C">
      <w:pPr>
        <w:rPr>
          <w:lang w:eastAsia="ko-KR"/>
        </w:rPr>
      </w:pPr>
      <w:r>
        <w:rPr>
          <w:rFonts w:eastAsia="맑은 고딕" w:cs="맑은 고딕" w:hint="eastAsia"/>
          <w:lang w:eastAsia="ko-KR"/>
        </w:rPr>
        <w:t xml:space="preserve"> </w:t>
      </w:r>
    </w:p>
    <w:p w14:paraId="3402BCB8" w14:textId="77777777" w:rsidR="004F61F3" w:rsidRDefault="004F61F3">
      <w:pPr>
        <w:rPr>
          <w:rFonts w:eastAsia="맑은 고딕" w:cs="맑은 고딕"/>
          <w:lang w:eastAsia="ko-KR"/>
        </w:rPr>
      </w:pPr>
    </w:p>
    <w:p w14:paraId="14354CA3" w14:textId="682D7C34" w:rsidR="00C90FD2" w:rsidRPr="00D95D9C" w:rsidRDefault="00000000">
      <w:pPr>
        <w:rPr>
          <w:lang w:eastAsia="ko-KR"/>
        </w:rPr>
      </w:pPr>
      <w:r w:rsidRPr="00D95D9C">
        <w:rPr>
          <w:rFonts w:eastAsia="맑은 고딕" w:cs="맑은 고딕" w:hint="eastAsia"/>
          <w:lang w:eastAsia="ko-KR"/>
        </w:rPr>
        <w:t>당</w:t>
      </w:r>
      <w:r w:rsidRPr="00D95D9C">
        <w:rPr>
          <w:lang w:eastAsia="ko-KR"/>
        </w:rPr>
        <w:t>사자들은</w:t>
      </w:r>
      <w:r w:rsidRPr="00D95D9C">
        <w:rPr>
          <w:lang w:eastAsia="ko-KR"/>
        </w:rPr>
        <w:t xml:space="preserve"> </w:t>
      </w:r>
      <w:r w:rsidRPr="00D95D9C">
        <w:rPr>
          <w:lang w:eastAsia="ko-KR"/>
        </w:rPr>
        <w:t>본</w:t>
      </w:r>
      <w:r w:rsidRPr="00D95D9C">
        <w:rPr>
          <w:lang w:eastAsia="ko-KR"/>
        </w:rPr>
        <w:t xml:space="preserve"> </w:t>
      </w:r>
      <w:r w:rsidRPr="00D95D9C">
        <w:rPr>
          <w:lang w:eastAsia="ko-KR"/>
        </w:rPr>
        <w:t>계약의</w:t>
      </w:r>
      <w:r w:rsidRPr="00D95D9C">
        <w:rPr>
          <w:lang w:eastAsia="ko-KR"/>
        </w:rPr>
        <w:t xml:space="preserve"> </w:t>
      </w:r>
      <w:r w:rsidRPr="00D95D9C">
        <w:rPr>
          <w:lang w:eastAsia="ko-KR"/>
        </w:rPr>
        <w:t>성립을</w:t>
      </w:r>
      <w:r w:rsidRPr="00D95D9C">
        <w:rPr>
          <w:lang w:eastAsia="ko-KR"/>
        </w:rPr>
        <w:t xml:space="preserve"> </w:t>
      </w:r>
      <w:r w:rsidRPr="00D95D9C">
        <w:rPr>
          <w:lang w:eastAsia="ko-KR"/>
        </w:rPr>
        <w:t>증명하기</w:t>
      </w:r>
      <w:r w:rsidRPr="00D95D9C">
        <w:rPr>
          <w:lang w:eastAsia="ko-KR"/>
        </w:rPr>
        <w:t xml:space="preserve"> </w:t>
      </w:r>
      <w:r w:rsidRPr="00D95D9C">
        <w:rPr>
          <w:lang w:eastAsia="ko-KR"/>
        </w:rPr>
        <w:t>위하여</w:t>
      </w:r>
      <w:r w:rsidRPr="00D95D9C">
        <w:rPr>
          <w:lang w:eastAsia="ko-KR"/>
        </w:rPr>
        <w:t xml:space="preserve"> </w:t>
      </w:r>
      <w:r w:rsidRPr="00D95D9C">
        <w:rPr>
          <w:lang w:eastAsia="ko-KR"/>
        </w:rPr>
        <w:t>본</w:t>
      </w:r>
      <w:r w:rsidRPr="00D95D9C">
        <w:rPr>
          <w:lang w:eastAsia="ko-KR"/>
        </w:rPr>
        <w:t xml:space="preserve"> </w:t>
      </w:r>
      <w:r w:rsidRPr="00D95D9C">
        <w:rPr>
          <w:lang w:eastAsia="ko-KR"/>
        </w:rPr>
        <w:t>계약서</w:t>
      </w:r>
      <w:r w:rsidRPr="00D95D9C">
        <w:rPr>
          <w:lang w:eastAsia="ko-KR"/>
        </w:rPr>
        <w:t xml:space="preserve"> 3</w:t>
      </w:r>
      <w:r w:rsidRPr="00D95D9C">
        <w:rPr>
          <w:lang w:eastAsia="ko-KR"/>
        </w:rPr>
        <w:t>부를</w:t>
      </w:r>
      <w:r w:rsidRPr="00D95D9C">
        <w:rPr>
          <w:lang w:eastAsia="ko-KR"/>
        </w:rPr>
        <w:t xml:space="preserve"> </w:t>
      </w:r>
      <w:r w:rsidRPr="00D95D9C">
        <w:rPr>
          <w:lang w:eastAsia="ko-KR"/>
        </w:rPr>
        <w:t>작성하고</w:t>
      </w:r>
      <w:r w:rsidRPr="00D95D9C">
        <w:rPr>
          <w:lang w:eastAsia="ko-KR"/>
        </w:rPr>
        <w:t xml:space="preserve"> </w:t>
      </w:r>
      <w:r w:rsidRPr="00D95D9C">
        <w:rPr>
          <w:lang w:eastAsia="ko-KR"/>
        </w:rPr>
        <w:t>각자</w:t>
      </w:r>
      <w:r w:rsidRPr="00D95D9C">
        <w:rPr>
          <w:lang w:eastAsia="ko-KR"/>
        </w:rPr>
        <w:t xml:space="preserve"> </w:t>
      </w:r>
      <w:r w:rsidRPr="00D95D9C">
        <w:rPr>
          <w:lang w:eastAsia="ko-KR"/>
        </w:rPr>
        <w:t>서명한</w:t>
      </w:r>
      <w:r w:rsidRPr="00D95D9C">
        <w:rPr>
          <w:lang w:eastAsia="ko-KR"/>
        </w:rPr>
        <w:t xml:space="preserve"> </w:t>
      </w:r>
      <w:r w:rsidRPr="00D95D9C">
        <w:rPr>
          <w:lang w:eastAsia="ko-KR"/>
        </w:rPr>
        <w:t>후</w:t>
      </w:r>
      <w:r w:rsidRPr="00D95D9C">
        <w:rPr>
          <w:lang w:eastAsia="ko-KR"/>
        </w:rPr>
        <w:t xml:space="preserve"> 1</w:t>
      </w:r>
      <w:r w:rsidRPr="00D95D9C">
        <w:rPr>
          <w:lang w:eastAsia="ko-KR"/>
        </w:rPr>
        <w:t>부씩</w:t>
      </w:r>
      <w:r w:rsidRPr="00D95D9C">
        <w:rPr>
          <w:lang w:eastAsia="ko-KR"/>
        </w:rPr>
        <w:t xml:space="preserve"> </w:t>
      </w:r>
      <w:r w:rsidRPr="00D95D9C">
        <w:rPr>
          <w:lang w:eastAsia="ko-KR"/>
        </w:rPr>
        <w:t>보관한다</w:t>
      </w:r>
      <w:r w:rsidRPr="00D95D9C">
        <w:rPr>
          <w:lang w:eastAsia="ko-KR"/>
        </w:rPr>
        <w:t>.</w:t>
      </w:r>
    </w:p>
    <w:p w14:paraId="5BC9D81D" w14:textId="77777777" w:rsidR="00C90FD2" w:rsidRPr="00D95D9C" w:rsidRDefault="00000000" w:rsidP="004F61F3">
      <w:pPr>
        <w:jc w:val="center"/>
        <w:rPr>
          <w:lang w:eastAsia="ko-KR"/>
        </w:rPr>
      </w:pPr>
      <w:r w:rsidRPr="00D95D9C">
        <w:rPr>
          <w:lang w:eastAsia="ko-KR"/>
        </w:rPr>
        <w:br/>
        <w:t>2025</w:t>
      </w:r>
      <w:r w:rsidRPr="00D95D9C">
        <w:rPr>
          <w:lang w:eastAsia="ko-KR"/>
        </w:rPr>
        <w:t>년</w:t>
      </w:r>
      <w:r w:rsidRPr="00D95D9C">
        <w:rPr>
          <w:lang w:eastAsia="ko-KR"/>
        </w:rPr>
        <w:t xml:space="preserve">     </w:t>
      </w:r>
      <w:r w:rsidRPr="00D95D9C">
        <w:rPr>
          <w:lang w:eastAsia="ko-KR"/>
        </w:rPr>
        <w:t>월</w:t>
      </w:r>
      <w:r w:rsidRPr="00D95D9C">
        <w:rPr>
          <w:lang w:eastAsia="ko-KR"/>
        </w:rPr>
        <w:t xml:space="preserve">     </w:t>
      </w:r>
      <w:r w:rsidRPr="00D95D9C">
        <w:rPr>
          <w:lang w:eastAsia="ko-KR"/>
        </w:rPr>
        <w:t>일</w:t>
      </w:r>
      <w:r w:rsidRPr="00D95D9C">
        <w:rPr>
          <w:lang w:eastAsia="ko-KR"/>
        </w:rPr>
        <w:br/>
      </w:r>
    </w:p>
    <w:p w14:paraId="0B807F75" w14:textId="6CA637E2" w:rsidR="004F61F3" w:rsidRDefault="004F61F3">
      <w:pPr>
        <w:rPr>
          <w:rFonts w:eastAsia="맑은 고딕"/>
          <w:lang w:eastAsia="ko-KR"/>
        </w:rPr>
      </w:pPr>
      <w:r w:rsidRPr="004F61F3">
        <w:rPr>
          <w:rFonts w:eastAsia="맑은 고딕" w:cs="맑은 고딕" w:hint="eastAsia"/>
          <w:b/>
          <w:bCs/>
          <w:lang w:eastAsia="ko-KR"/>
        </w:rPr>
        <w:t xml:space="preserve">주식회사 </w:t>
      </w:r>
      <w:proofErr w:type="spellStart"/>
      <w:r w:rsidRPr="004F61F3">
        <w:rPr>
          <w:b/>
          <w:bCs/>
          <w:lang w:eastAsia="ko-KR"/>
        </w:rPr>
        <w:t>넥써쓰</w:t>
      </w:r>
      <w:proofErr w:type="spellEnd"/>
      <w:r w:rsidRPr="00D95D9C">
        <w:rPr>
          <w:lang w:eastAsia="ko-KR"/>
        </w:rPr>
        <w:br/>
      </w:r>
      <w:r>
        <w:rPr>
          <w:rFonts w:eastAsia="맑은 고딕" w:hint="eastAsia"/>
          <w:lang w:eastAsia="ko-KR"/>
        </w:rPr>
        <w:t xml:space="preserve">주소: 서울시 강남구 테헤란로 419, </w:t>
      </w:r>
      <w:proofErr w:type="spellStart"/>
      <w:r>
        <w:rPr>
          <w:rFonts w:eastAsia="맑은 고딕" w:hint="eastAsia"/>
          <w:lang w:eastAsia="ko-KR"/>
        </w:rPr>
        <w:t>강남파이낸스플라자</w:t>
      </w:r>
      <w:proofErr w:type="spellEnd"/>
      <w:r>
        <w:rPr>
          <w:rFonts w:eastAsia="맑은 고딕" w:hint="eastAsia"/>
          <w:lang w:eastAsia="ko-KR"/>
        </w:rPr>
        <w:t xml:space="preserve"> 21층</w:t>
      </w:r>
    </w:p>
    <w:p w14:paraId="6C9B3DFA" w14:textId="5EF8D7ED" w:rsidR="004F61F3" w:rsidRDefault="00000000">
      <w:pPr>
        <w:rPr>
          <w:rFonts w:eastAsia="맑은 고딕" w:cs="맑은 고딕"/>
          <w:lang w:eastAsia="ko-KR"/>
        </w:rPr>
      </w:pPr>
      <w:r w:rsidRPr="00D95D9C">
        <w:rPr>
          <w:lang w:eastAsia="ko-KR"/>
        </w:rPr>
        <w:t>대표이사</w:t>
      </w:r>
      <w:r w:rsidRPr="00D95D9C">
        <w:rPr>
          <w:lang w:eastAsia="ko-KR"/>
        </w:rPr>
        <w:t xml:space="preserve">: </w:t>
      </w:r>
      <w:proofErr w:type="spellStart"/>
      <w:r w:rsidR="004F61F3">
        <w:rPr>
          <w:rFonts w:eastAsia="맑은 고딕" w:cs="맑은 고딕" w:hint="eastAsia"/>
          <w:lang w:eastAsia="ko-KR"/>
        </w:rPr>
        <w:t>장현국</w:t>
      </w:r>
      <w:proofErr w:type="spellEnd"/>
    </w:p>
    <w:p w14:paraId="6974B4A3" w14:textId="5AE5CCF1" w:rsidR="00C90FD2" w:rsidRDefault="00000000">
      <w:pPr>
        <w:rPr>
          <w:ins w:id="39" w:author="안주형" w:date="2025-05-19T14:51:00Z" w16du:dateUtc="2025-05-19T05:51:00Z"/>
          <w:rFonts w:eastAsia="맑은 고딕"/>
          <w:lang w:eastAsia="ko-KR"/>
        </w:rPr>
      </w:pPr>
      <w:proofErr w:type="gramStart"/>
      <w:r w:rsidRPr="00D95D9C">
        <w:rPr>
          <w:lang w:eastAsia="ko-KR"/>
        </w:rPr>
        <w:t>서명</w:t>
      </w:r>
      <w:r w:rsidR="004F61F3">
        <w:rPr>
          <w:rFonts w:eastAsia="맑은 고딕" w:hint="eastAsia"/>
          <w:lang w:eastAsia="ko-KR"/>
        </w:rPr>
        <w:t>:_</w:t>
      </w:r>
      <w:proofErr w:type="gramEnd"/>
      <w:r w:rsidR="004F61F3">
        <w:rPr>
          <w:rFonts w:eastAsia="맑은 고딕" w:hint="eastAsia"/>
          <w:lang w:eastAsia="ko-KR"/>
        </w:rPr>
        <w:t>_________________________</w:t>
      </w:r>
    </w:p>
    <w:p w14:paraId="7A6422C2" w14:textId="77777777" w:rsidR="001D75F8" w:rsidRPr="004F61F3" w:rsidRDefault="001D75F8">
      <w:pPr>
        <w:rPr>
          <w:rFonts w:eastAsia="맑은 고딕"/>
          <w:lang w:eastAsia="ko-KR"/>
        </w:rPr>
      </w:pPr>
    </w:p>
    <w:p w14:paraId="6F6264DC" w14:textId="77777777" w:rsidR="004F61F3" w:rsidRDefault="004F61F3">
      <w:pPr>
        <w:rPr>
          <w:rFonts w:eastAsia="맑은 고딕"/>
          <w:lang w:eastAsia="ko-KR"/>
        </w:rPr>
      </w:pPr>
      <w:r>
        <w:rPr>
          <w:rFonts w:eastAsia="맑은 고딕" w:cs="맑은 고딕" w:hint="eastAsia"/>
          <w:lang w:eastAsia="ko-KR"/>
        </w:rPr>
        <w:t>전준영</w:t>
      </w:r>
      <w:r w:rsidRPr="00D95D9C">
        <w:rPr>
          <w:lang w:eastAsia="ko-KR"/>
        </w:rPr>
        <w:t xml:space="preserve"> (</w:t>
      </w:r>
      <w:r w:rsidRPr="00D95D9C">
        <w:rPr>
          <w:lang w:eastAsia="ko-KR"/>
        </w:rPr>
        <w:t>대표</w:t>
      </w:r>
      <w:r w:rsidRPr="00D95D9C">
        <w:rPr>
          <w:lang w:eastAsia="ko-KR"/>
        </w:rPr>
        <w:t>)</w:t>
      </w:r>
    </w:p>
    <w:p w14:paraId="3D42C4D4" w14:textId="640CC77B" w:rsidR="00C90FD2" w:rsidRDefault="004F61F3">
      <w:pPr>
        <w:rPr>
          <w:ins w:id="40" w:author="안주형" w:date="2025-05-19T14:51:00Z" w16du:dateUtc="2025-05-19T05:51:00Z"/>
          <w:rFonts w:eastAsia="맑은 고딕"/>
          <w:lang w:eastAsia="ko-KR"/>
        </w:rPr>
      </w:pPr>
      <w:r>
        <w:rPr>
          <w:rFonts w:eastAsia="맑은 고딕" w:hint="eastAsia"/>
          <w:lang w:eastAsia="ko-KR"/>
        </w:rPr>
        <w:t>주소:</w:t>
      </w:r>
      <w:r w:rsidRPr="00D95D9C">
        <w:rPr>
          <w:lang w:eastAsia="ko-KR"/>
        </w:rPr>
        <w:br/>
      </w:r>
      <w:r w:rsidRPr="00D95D9C">
        <w:rPr>
          <w:lang w:eastAsia="ko-KR"/>
        </w:rPr>
        <w:t>서명</w:t>
      </w:r>
      <w:r w:rsidRPr="00D95D9C">
        <w:rPr>
          <w:lang w:eastAsia="ko-KR"/>
        </w:rPr>
        <w:t>: ___________________________</w:t>
      </w:r>
    </w:p>
    <w:p w14:paraId="7F142426" w14:textId="77777777" w:rsidR="001D75F8" w:rsidRPr="001D75F8" w:rsidRDefault="001D75F8">
      <w:pPr>
        <w:rPr>
          <w:rFonts w:eastAsia="맑은 고딕"/>
          <w:lang w:eastAsia="ko-KR"/>
          <w:rPrChange w:id="41" w:author="안주형" w:date="2025-05-19T14:51:00Z" w16du:dateUtc="2025-05-19T05:51:00Z">
            <w:rPr>
              <w:lang w:eastAsia="ko-KR"/>
            </w:rPr>
          </w:rPrChange>
        </w:rPr>
      </w:pPr>
    </w:p>
    <w:p w14:paraId="0347C390" w14:textId="77777777" w:rsidR="004F61F3" w:rsidRDefault="004F61F3" w:rsidP="00D95D9C">
      <w:pPr>
        <w:rPr>
          <w:rFonts w:eastAsia="맑은 고딕"/>
          <w:lang w:eastAsia="ko-KR"/>
        </w:rPr>
      </w:pPr>
      <w:r>
        <w:rPr>
          <w:rFonts w:eastAsia="맑은 고딕" w:cs="맑은 고딕" w:hint="eastAsia"/>
          <w:lang w:eastAsia="ko-KR"/>
        </w:rPr>
        <w:t>김석준</w:t>
      </w:r>
      <w:r w:rsidRPr="00D95D9C">
        <w:rPr>
          <w:lang w:eastAsia="ko-KR"/>
        </w:rPr>
        <w:t xml:space="preserve"> (</w:t>
      </w:r>
      <w:r w:rsidRPr="00D95D9C">
        <w:rPr>
          <w:rFonts w:eastAsia="맑은 고딕" w:cs="맑은 고딕" w:hint="eastAsia"/>
          <w:lang w:eastAsia="ko-KR"/>
        </w:rPr>
        <w:t>대표개발자</w:t>
      </w:r>
      <w:r w:rsidRPr="00D95D9C">
        <w:rPr>
          <w:lang w:eastAsia="ko-KR"/>
        </w:rPr>
        <w:t>)</w:t>
      </w:r>
    </w:p>
    <w:p w14:paraId="3A8A0971" w14:textId="3CF4133E" w:rsidR="00D95D9C" w:rsidRPr="004F61F3" w:rsidDel="001D75F8" w:rsidRDefault="004F61F3" w:rsidP="00D95D9C">
      <w:pPr>
        <w:rPr>
          <w:del w:id="42" w:author="안주형" w:date="2025-05-19T14:51:00Z" w16du:dateUtc="2025-05-19T05:51:00Z"/>
          <w:rFonts w:eastAsia="맑은 고딕" w:cs="맑은 고딕"/>
          <w:lang w:eastAsia="ko-KR"/>
        </w:rPr>
      </w:pPr>
      <w:r>
        <w:rPr>
          <w:rFonts w:eastAsia="맑은 고딕" w:hint="eastAsia"/>
          <w:lang w:eastAsia="ko-KR"/>
        </w:rPr>
        <w:t>주소:</w:t>
      </w:r>
      <w:r w:rsidRPr="00D95D9C">
        <w:rPr>
          <w:lang w:eastAsia="ko-KR"/>
        </w:rPr>
        <w:br/>
      </w:r>
      <w:r w:rsidRPr="00D95D9C">
        <w:rPr>
          <w:rFonts w:eastAsia="맑은 고딕" w:cs="맑은 고딕" w:hint="eastAsia"/>
          <w:lang w:eastAsia="ko-KR"/>
        </w:rPr>
        <w:t>서명</w:t>
      </w:r>
      <w:r w:rsidRPr="00D95D9C">
        <w:rPr>
          <w:lang w:eastAsia="ko-KR"/>
        </w:rPr>
        <w:t>: ___________________________</w:t>
      </w:r>
    </w:p>
    <w:p w14:paraId="1A1BE7AE" w14:textId="1B99AB9F" w:rsidR="001D75F8" w:rsidDel="001D75F8" w:rsidRDefault="001D75F8" w:rsidP="00D95D9C">
      <w:pPr>
        <w:rPr>
          <w:del w:id="43" w:author="안주형" w:date="2025-05-19T14:51:00Z" w16du:dateUtc="2025-05-19T05:51:00Z"/>
          <w:rFonts w:eastAsia="맑은 고딕"/>
          <w:lang w:eastAsia="ko-KR"/>
        </w:rPr>
      </w:pPr>
    </w:p>
    <w:p w14:paraId="3B867B41" w14:textId="5C98F46A" w:rsidR="00C90FD2" w:rsidRDefault="00000000" w:rsidP="00D95D9C">
      <w:pPr>
        <w:rPr>
          <w:rFonts w:eastAsia="맑은 고딕"/>
          <w:lang w:eastAsia="ko-KR"/>
        </w:rPr>
      </w:pPr>
      <w:r w:rsidRPr="00D95D9C">
        <w:rPr>
          <w:lang w:eastAsia="ko-KR"/>
        </w:rPr>
        <w:t>[</w:t>
      </w:r>
      <w:r w:rsidRPr="00D95D9C">
        <w:rPr>
          <w:rFonts w:eastAsia="맑은 고딕" w:cs="맑은 고딕" w:hint="eastAsia"/>
          <w:lang w:eastAsia="ko-KR"/>
        </w:rPr>
        <w:t>별첨</w:t>
      </w:r>
      <w:r w:rsidRPr="00D95D9C">
        <w:rPr>
          <w:lang w:eastAsia="ko-KR"/>
        </w:rPr>
        <w:t xml:space="preserve"> 1] </w:t>
      </w:r>
      <w:r w:rsidRPr="00D95D9C">
        <w:rPr>
          <w:rFonts w:eastAsia="맑은 고딕" w:cs="맑은 고딕" w:hint="eastAsia"/>
          <w:lang w:eastAsia="ko-KR"/>
        </w:rPr>
        <w:t>핵심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인력</w:t>
      </w:r>
      <w:r w:rsidRPr="00D95D9C">
        <w:rPr>
          <w:lang w:eastAsia="ko-KR"/>
        </w:rPr>
        <w:t xml:space="preserve"> </w:t>
      </w:r>
      <w:r w:rsidRPr="00D95D9C">
        <w:rPr>
          <w:rFonts w:eastAsia="맑은 고딕" w:cs="맑은 고딕" w:hint="eastAsia"/>
          <w:lang w:eastAsia="ko-KR"/>
        </w:rPr>
        <w:t>명단</w:t>
      </w:r>
      <w:r w:rsidRPr="00D95D9C">
        <w:rPr>
          <w:lang w:eastAsia="ko-KR"/>
        </w:rPr>
        <w:t xml:space="preserve"> </w:t>
      </w:r>
    </w:p>
    <w:tbl>
      <w:tblPr>
        <w:tblW w:w="0" w:type="auto"/>
        <w:tblCellMar>
          <w:left w:w="99" w:type="dxa"/>
          <w:right w:w="99" w:type="dxa"/>
        </w:tblCellMar>
        <w:tblLook w:val="04A0" w:firstRow="1" w:lastRow="0" w:firstColumn="1" w:lastColumn="0" w:noHBand="0" w:noVBand="1"/>
        <w:tblPrChange w:id="44" w:author="안주형" w:date="2025-05-19T14:50:00Z" w16du:dateUtc="2025-05-19T05:50:00Z">
          <w:tblPr>
            <w:tblW w:w="0" w:type="auto"/>
            <w:tblCellMar>
              <w:left w:w="99" w:type="dxa"/>
              <w:right w:w="99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704"/>
        <w:gridCol w:w="1559"/>
        <w:gridCol w:w="2835"/>
        <w:gridCol w:w="3114"/>
        <w:tblGridChange w:id="45">
          <w:tblGrid>
            <w:gridCol w:w="704"/>
            <w:gridCol w:w="709"/>
            <w:gridCol w:w="850"/>
            <w:gridCol w:w="563"/>
            <w:gridCol w:w="2272"/>
            <w:gridCol w:w="279"/>
            <w:gridCol w:w="2835"/>
          </w:tblGrid>
        </w:tblGridChange>
      </w:tblGrid>
      <w:tr w:rsidR="00B964F5" w:rsidRPr="00EE1CB2" w14:paraId="60286D8E" w14:textId="77777777" w:rsidTr="00B964F5">
        <w:trPr>
          <w:trHeight w:val="260"/>
          <w:trPrChange w:id="46" w:author="안주형" w:date="2025-05-19T14:50:00Z" w16du:dateUtc="2025-05-19T05:50:00Z">
            <w:trPr>
              <w:trHeight w:val="260"/>
            </w:trPr>
          </w:trPrChange>
        </w:trPr>
        <w:tc>
          <w:tcPr>
            <w:tcW w:w="7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2F2F2"/>
            <w:tcPrChange w:id="47" w:author="안주형" w:date="2025-05-19T14:50:00Z" w16du:dateUtc="2025-05-19T05:50:00Z">
              <w:tcPr>
                <w:tcW w:w="141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FFFF00" w:fill="F2F2F2"/>
              </w:tcPr>
            </w:tcPrChange>
          </w:tcPr>
          <w:p w14:paraId="7F9CC3B3" w14:textId="545CF24F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b/>
                <w:bCs/>
                <w:color w:val="000000"/>
                <w:lang w:eastAsia="ko-KR"/>
              </w:rPr>
            </w:pPr>
            <w:ins w:id="48" w:author="안주형" w:date="2025-05-19T14:50:00Z" w16du:dateUtc="2025-05-19T05:50:00Z">
              <w:r>
                <w:rPr>
                  <w:rFonts w:eastAsia="맑은 고딕" w:cs="Arial" w:hint="eastAsia"/>
                  <w:b/>
                  <w:bCs/>
                  <w:color w:val="000000"/>
                  <w:lang w:eastAsia="ko-KR"/>
                </w:rPr>
                <w:t>No.</w:t>
              </w:r>
            </w:ins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2F2F2"/>
            <w:noWrap/>
            <w:vAlign w:val="center"/>
            <w:hideMark/>
            <w:tcPrChange w:id="49" w:author="안주형" w:date="2025-05-19T14:50:00Z" w16du:dateUtc="2025-05-19T05:50:00Z">
              <w:tcPr>
                <w:tcW w:w="1413" w:type="dxa"/>
                <w:gridSpan w:val="2"/>
                <w:tcBorders>
                  <w:top w:val="single" w:sz="4" w:space="0" w:color="000000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FFFF00" w:fill="F2F2F2"/>
                <w:noWrap/>
                <w:vAlign w:val="center"/>
                <w:hideMark/>
              </w:tcPr>
            </w:tcPrChange>
          </w:tcPr>
          <w:p w14:paraId="6913D68F" w14:textId="4BF48B9C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b/>
                <w:bCs/>
                <w:color w:val="000000"/>
                <w:lang w:eastAsia="ko-KR"/>
              </w:rPr>
            </w:pPr>
            <w:r w:rsidRPr="00EE1CB2">
              <w:rPr>
                <w:rFonts w:eastAsia="맑은 고딕" w:cs="Arial"/>
                <w:b/>
                <w:bCs/>
                <w:color w:val="000000"/>
                <w:lang w:eastAsia="ko-KR"/>
              </w:rPr>
              <w:t>이름</w:t>
            </w:r>
          </w:p>
        </w:tc>
        <w:tc>
          <w:tcPr>
            <w:tcW w:w="2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2F2F2"/>
            <w:noWrap/>
            <w:vAlign w:val="center"/>
            <w:hideMark/>
            <w:tcPrChange w:id="50" w:author="안주형" w:date="2025-05-19T14:50:00Z" w16du:dateUtc="2025-05-19T05:50:00Z">
              <w:tcPr>
                <w:tcW w:w="2551" w:type="dxa"/>
                <w:gridSpan w:val="2"/>
                <w:tcBorders>
                  <w:top w:val="single" w:sz="4" w:space="0" w:color="000000"/>
                  <w:left w:val="nil"/>
                  <w:bottom w:val="single" w:sz="4" w:space="0" w:color="000000"/>
                  <w:right w:val="single" w:sz="4" w:space="0" w:color="000000"/>
                </w:tcBorders>
                <w:shd w:val="clear" w:color="FFFF00" w:fill="F2F2F2"/>
                <w:noWrap/>
                <w:vAlign w:val="center"/>
                <w:hideMark/>
              </w:tcPr>
            </w:tcPrChange>
          </w:tcPr>
          <w:p w14:paraId="391B2A0E" w14:textId="77777777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b/>
                <w:bCs/>
                <w:color w:val="000000"/>
                <w:lang w:eastAsia="ko-KR"/>
              </w:rPr>
            </w:pPr>
            <w:r w:rsidRPr="00EE1CB2">
              <w:rPr>
                <w:rFonts w:eastAsia="맑은 고딕" w:cs="Arial"/>
                <w:b/>
                <w:bCs/>
                <w:color w:val="000000"/>
                <w:lang w:eastAsia="ko-KR"/>
              </w:rPr>
              <w:t>직책</w:t>
            </w:r>
          </w:p>
        </w:tc>
        <w:tc>
          <w:tcPr>
            <w:tcW w:w="311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2F2F2"/>
            <w:noWrap/>
            <w:vAlign w:val="center"/>
            <w:hideMark/>
            <w:tcPrChange w:id="51" w:author="안주형" w:date="2025-05-19T14:50:00Z" w16du:dateUtc="2025-05-19T05:50:00Z">
              <w:tcPr>
                <w:tcW w:w="2835" w:type="dxa"/>
                <w:tcBorders>
                  <w:top w:val="single" w:sz="4" w:space="0" w:color="000000"/>
                  <w:left w:val="nil"/>
                  <w:bottom w:val="single" w:sz="4" w:space="0" w:color="000000"/>
                  <w:right w:val="single" w:sz="4" w:space="0" w:color="000000"/>
                </w:tcBorders>
                <w:shd w:val="clear" w:color="FFFF00" w:fill="F2F2F2"/>
                <w:noWrap/>
                <w:vAlign w:val="center"/>
                <w:hideMark/>
              </w:tcPr>
            </w:tcPrChange>
          </w:tcPr>
          <w:p w14:paraId="62292976" w14:textId="77777777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b/>
                <w:bCs/>
                <w:color w:val="000000"/>
                <w:lang w:eastAsia="ko-KR"/>
              </w:rPr>
            </w:pPr>
            <w:r w:rsidRPr="00EE1CB2">
              <w:rPr>
                <w:rFonts w:eastAsia="맑은 고딕" w:cs="Arial"/>
                <w:b/>
                <w:bCs/>
                <w:color w:val="000000"/>
                <w:lang w:eastAsia="ko-KR"/>
              </w:rPr>
              <w:t>주요 업무</w:t>
            </w:r>
          </w:p>
        </w:tc>
      </w:tr>
      <w:tr w:rsidR="00B964F5" w:rsidRPr="00EE1CB2" w14:paraId="615803BA" w14:textId="77777777" w:rsidTr="00B964F5">
        <w:trPr>
          <w:trHeight w:val="250"/>
          <w:trPrChange w:id="52" w:author="안주형" w:date="2025-05-19T14:50:00Z" w16du:dateUtc="2025-05-19T05:50:00Z">
            <w:trPr>
              <w:trHeight w:val="250"/>
            </w:trPr>
          </w:trPrChange>
        </w:trPr>
        <w:tc>
          <w:tcPr>
            <w:tcW w:w="7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53" w:author="안주형" w:date="2025-05-19T14:50:00Z" w16du:dateUtc="2025-05-19T05:50:00Z">
              <w:tcPr>
                <w:tcW w:w="1413" w:type="dxa"/>
                <w:gridSpan w:val="2"/>
                <w:tcBorders>
                  <w:top w:val="nil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9FD2D02" w14:textId="42739817" w:rsidR="00B964F5" w:rsidRPr="00EE1CB2" w:rsidRDefault="00B964F5" w:rsidP="00B964F5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ins w:id="54" w:author="안주형" w:date="2025-05-19T14:50:00Z" w16du:dateUtc="2025-05-19T05:50:00Z">
              <w:r>
                <w:rPr>
                  <w:rFonts w:eastAsia="맑은 고딕" w:cs="Arial" w:hint="eastAsia"/>
                  <w:color w:val="000000"/>
                  <w:lang w:eastAsia="ko-KR"/>
                </w:rPr>
                <w:t>1</w:t>
              </w:r>
            </w:ins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55" w:author="안주형" w:date="2025-05-19T14:50:00Z" w16du:dateUtc="2025-05-19T05:50:00Z">
              <w:tcPr>
                <w:tcW w:w="1413" w:type="dxa"/>
                <w:gridSpan w:val="2"/>
                <w:tcBorders>
                  <w:top w:val="nil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9FFCAB0" w14:textId="3C0C96AD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r w:rsidRPr="00EE1CB2">
              <w:rPr>
                <w:rFonts w:eastAsia="맑은 고딕" w:cs="Arial"/>
                <w:color w:val="000000"/>
                <w:lang w:eastAsia="ko-KR"/>
              </w:rPr>
              <w:t>김석준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56" w:author="안주형" w:date="2025-05-19T14:50:00Z" w16du:dateUtc="2025-05-19T05:50:00Z">
              <w:tcPr>
                <w:tcW w:w="2551" w:type="dxa"/>
                <w:gridSpan w:val="2"/>
                <w:tcBorders>
                  <w:top w:val="nil"/>
                  <w:left w:val="nil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50F7D35" w14:textId="77777777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r w:rsidRPr="00EE1CB2">
              <w:rPr>
                <w:rFonts w:eastAsia="맑은 고딕" w:cs="Arial"/>
                <w:color w:val="000000"/>
                <w:lang w:eastAsia="ko-KR"/>
              </w:rPr>
              <w:t>ZERO X AND 대표</w:t>
            </w:r>
          </w:p>
        </w:tc>
        <w:tc>
          <w:tcPr>
            <w:tcW w:w="31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57" w:author="안주형" w:date="2025-05-19T14:50:00Z" w16du:dateUtc="2025-05-19T05:50:00Z">
              <w:tcPr>
                <w:tcW w:w="2835" w:type="dxa"/>
                <w:tcBorders>
                  <w:top w:val="nil"/>
                  <w:left w:val="nil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E4327BB" w14:textId="77777777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r w:rsidRPr="00EE1CB2">
              <w:rPr>
                <w:rFonts w:eastAsia="맑은 고딕" w:cs="Arial"/>
                <w:color w:val="000000"/>
                <w:lang w:eastAsia="ko-KR"/>
              </w:rPr>
              <w:t xml:space="preserve">NFT </w:t>
            </w:r>
            <w:proofErr w:type="spellStart"/>
            <w:r w:rsidRPr="00EE1CB2">
              <w:rPr>
                <w:rFonts w:eastAsia="맑은 고딕" w:cs="Arial"/>
                <w:color w:val="000000"/>
                <w:lang w:eastAsia="ko-KR"/>
              </w:rPr>
              <w:t>마켓플레이스</w:t>
            </w:r>
            <w:proofErr w:type="spellEnd"/>
            <w:r w:rsidRPr="00EE1CB2">
              <w:rPr>
                <w:rFonts w:eastAsia="맑은 고딕" w:cs="Arial"/>
                <w:color w:val="000000"/>
                <w:lang w:eastAsia="ko-KR"/>
              </w:rPr>
              <w:t xml:space="preserve"> 개발</w:t>
            </w:r>
          </w:p>
        </w:tc>
      </w:tr>
      <w:tr w:rsidR="00B964F5" w:rsidRPr="00EE1CB2" w14:paraId="623BAFA9" w14:textId="77777777" w:rsidTr="00B964F5">
        <w:trPr>
          <w:trHeight w:val="250"/>
          <w:trPrChange w:id="58" w:author="안주형" w:date="2025-05-19T14:50:00Z" w16du:dateUtc="2025-05-19T05:50:00Z">
            <w:trPr>
              <w:trHeight w:val="250"/>
            </w:trPr>
          </w:trPrChange>
        </w:trPr>
        <w:tc>
          <w:tcPr>
            <w:tcW w:w="7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59" w:author="안주형" w:date="2025-05-19T14:50:00Z" w16du:dateUtc="2025-05-19T05:50:00Z">
              <w:tcPr>
                <w:tcW w:w="1413" w:type="dxa"/>
                <w:gridSpan w:val="2"/>
                <w:tcBorders>
                  <w:top w:val="nil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9CAB59C" w14:textId="7EC24B9F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ins w:id="60" w:author="안주형" w:date="2025-05-19T14:50:00Z" w16du:dateUtc="2025-05-19T05:50:00Z">
              <w:r>
                <w:rPr>
                  <w:rFonts w:eastAsia="맑은 고딕" w:cs="Arial" w:hint="eastAsia"/>
                  <w:color w:val="000000"/>
                  <w:lang w:eastAsia="ko-KR"/>
                </w:rPr>
                <w:t>2</w:t>
              </w:r>
            </w:ins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61" w:author="안주형" w:date="2025-05-19T14:50:00Z" w16du:dateUtc="2025-05-19T05:50:00Z">
              <w:tcPr>
                <w:tcW w:w="1413" w:type="dxa"/>
                <w:gridSpan w:val="2"/>
                <w:tcBorders>
                  <w:top w:val="nil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893EBC3" w14:textId="10B48E7B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r w:rsidRPr="00EE1CB2">
              <w:rPr>
                <w:rFonts w:eastAsia="맑은 고딕" w:cs="Arial"/>
                <w:color w:val="000000"/>
                <w:lang w:eastAsia="ko-KR"/>
              </w:rPr>
              <w:t>전준영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62" w:author="안주형" w:date="2025-05-19T14:50:00Z" w16du:dateUtc="2025-05-19T05:50:00Z">
              <w:tcPr>
                <w:tcW w:w="2551" w:type="dxa"/>
                <w:gridSpan w:val="2"/>
                <w:tcBorders>
                  <w:top w:val="nil"/>
                  <w:left w:val="nil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DC84E9D" w14:textId="77777777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proofErr w:type="spellStart"/>
            <w:r w:rsidRPr="00EE1CB2">
              <w:rPr>
                <w:rFonts w:eastAsia="맑은 고딕" w:cs="Arial"/>
                <w:color w:val="000000"/>
                <w:lang w:eastAsia="ko-KR"/>
              </w:rPr>
              <w:t>레이드랩스</w:t>
            </w:r>
            <w:proofErr w:type="spellEnd"/>
            <w:r w:rsidRPr="00EE1CB2">
              <w:rPr>
                <w:rFonts w:eastAsia="맑은 고딕" w:cs="Arial"/>
                <w:color w:val="000000"/>
                <w:lang w:eastAsia="ko-KR"/>
              </w:rPr>
              <w:t xml:space="preserve"> 각자 대표</w:t>
            </w:r>
          </w:p>
        </w:tc>
        <w:tc>
          <w:tcPr>
            <w:tcW w:w="31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63" w:author="안주형" w:date="2025-05-19T14:50:00Z" w16du:dateUtc="2025-05-19T05:50:00Z">
              <w:tcPr>
                <w:tcW w:w="2835" w:type="dxa"/>
                <w:tcBorders>
                  <w:top w:val="nil"/>
                  <w:left w:val="nil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87CAE67" w14:textId="77777777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r w:rsidRPr="00EE1CB2">
              <w:rPr>
                <w:rFonts w:eastAsia="맑은 고딕" w:cs="Arial"/>
                <w:color w:val="000000"/>
                <w:lang w:eastAsia="ko-KR"/>
              </w:rPr>
              <w:t>사업개발</w:t>
            </w:r>
          </w:p>
        </w:tc>
      </w:tr>
      <w:tr w:rsidR="00B964F5" w:rsidRPr="00EE1CB2" w14:paraId="39868A28" w14:textId="77777777" w:rsidTr="00B964F5">
        <w:trPr>
          <w:trHeight w:val="250"/>
          <w:trPrChange w:id="64" w:author="안주형" w:date="2025-05-19T14:50:00Z" w16du:dateUtc="2025-05-19T05:50:00Z">
            <w:trPr>
              <w:trHeight w:val="250"/>
            </w:trPr>
          </w:trPrChange>
        </w:trPr>
        <w:tc>
          <w:tcPr>
            <w:tcW w:w="7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65" w:author="안주형" w:date="2025-05-19T14:50:00Z" w16du:dateUtc="2025-05-19T05:50:00Z">
              <w:tcPr>
                <w:tcW w:w="1413" w:type="dxa"/>
                <w:gridSpan w:val="2"/>
                <w:tcBorders>
                  <w:top w:val="nil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E3259C9" w14:textId="15EF29D8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ins w:id="66" w:author="안주형" w:date="2025-05-19T14:50:00Z" w16du:dateUtc="2025-05-19T05:50:00Z">
              <w:r>
                <w:rPr>
                  <w:rFonts w:eastAsia="맑은 고딕" w:cs="Arial" w:hint="eastAsia"/>
                  <w:color w:val="000000"/>
                  <w:lang w:eastAsia="ko-KR"/>
                </w:rPr>
                <w:t>3</w:t>
              </w:r>
            </w:ins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67" w:author="안주형" w:date="2025-05-19T14:50:00Z" w16du:dateUtc="2025-05-19T05:50:00Z">
              <w:tcPr>
                <w:tcW w:w="1413" w:type="dxa"/>
                <w:gridSpan w:val="2"/>
                <w:tcBorders>
                  <w:top w:val="nil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6CEC52E" w14:textId="70A612F6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proofErr w:type="spellStart"/>
            <w:r w:rsidRPr="00EE1CB2">
              <w:rPr>
                <w:rFonts w:eastAsia="맑은 고딕" w:cs="Arial"/>
                <w:color w:val="000000"/>
                <w:lang w:eastAsia="ko-KR"/>
              </w:rPr>
              <w:t>최고은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68" w:author="안주형" w:date="2025-05-19T14:50:00Z" w16du:dateUtc="2025-05-19T05:50:00Z">
              <w:tcPr>
                <w:tcW w:w="2551" w:type="dxa"/>
                <w:gridSpan w:val="2"/>
                <w:tcBorders>
                  <w:top w:val="nil"/>
                  <w:left w:val="nil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56F46EE" w14:textId="77777777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proofErr w:type="spellStart"/>
            <w:r w:rsidRPr="00EE1CB2">
              <w:rPr>
                <w:rFonts w:eastAsia="맑은 고딕" w:cs="Arial"/>
                <w:color w:val="000000"/>
                <w:lang w:eastAsia="ko-KR"/>
              </w:rPr>
              <w:t>레이드랩스</w:t>
            </w:r>
            <w:proofErr w:type="spellEnd"/>
            <w:r w:rsidRPr="00EE1CB2">
              <w:rPr>
                <w:rFonts w:eastAsia="맑은 고딕" w:cs="Arial"/>
                <w:color w:val="000000"/>
                <w:lang w:eastAsia="ko-KR"/>
              </w:rPr>
              <w:t xml:space="preserve"> 각자 대표</w:t>
            </w:r>
          </w:p>
        </w:tc>
        <w:tc>
          <w:tcPr>
            <w:tcW w:w="31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69" w:author="안주형" w:date="2025-05-19T14:50:00Z" w16du:dateUtc="2025-05-19T05:50:00Z">
              <w:tcPr>
                <w:tcW w:w="2835" w:type="dxa"/>
                <w:tcBorders>
                  <w:top w:val="nil"/>
                  <w:left w:val="nil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90114C4" w14:textId="77777777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r w:rsidRPr="00EE1CB2">
              <w:rPr>
                <w:rFonts w:eastAsia="맑은 고딕" w:cs="Arial"/>
                <w:color w:val="000000"/>
                <w:lang w:eastAsia="ko-KR"/>
              </w:rPr>
              <w:t>마케팅</w:t>
            </w:r>
          </w:p>
        </w:tc>
      </w:tr>
      <w:tr w:rsidR="00B964F5" w:rsidRPr="00EE1CB2" w14:paraId="70E16B66" w14:textId="77777777" w:rsidTr="00B964F5">
        <w:trPr>
          <w:trHeight w:val="250"/>
          <w:trPrChange w:id="70" w:author="안주형" w:date="2025-05-19T14:50:00Z" w16du:dateUtc="2025-05-19T05:50:00Z">
            <w:trPr>
              <w:trHeight w:val="250"/>
            </w:trPr>
          </w:trPrChange>
        </w:trPr>
        <w:tc>
          <w:tcPr>
            <w:tcW w:w="7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71" w:author="안주형" w:date="2025-05-19T14:50:00Z" w16du:dateUtc="2025-05-19T05:50:00Z">
              <w:tcPr>
                <w:tcW w:w="1413" w:type="dxa"/>
                <w:gridSpan w:val="2"/>
                <w:tcBorders>
                  <w:top w:val="nil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F336C7F" w14:textId="099A3054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ins w:id="72" w:author="안주형" w:date="2025-05-19T14:50:00Z" w16du:dateUtc="2025-05-19T05:50:00Z">
              <w:r>
                <w:rPr>
                  <w:rFonts w:eastAsia="맑은 고딕" w:cs="Arial" w:hint="eastAsia"/>
                  <w:color w:val="000000"/>
                  <w:lang w:eastAsia="ko-KR"/>
                </w:rPr>
                <w:t>4</w:t>
              </w:r>
            </w:ins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73" w:author="안주형" w:date="2025-05-19T14:50:00Z" w16du:dateUtc="2025-05-19T05:50:00Z">
              <w:tcPr>
                <w:tcW w:w="1413" w:type="dxa"/>
                <w:gridSpan w:val="2"/>
                <w:tcBorders>
                  <w:top w:val="nil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96EEA2F" w14:textId="5CAB3595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r w:rsidRPr="00EE1CB2">
              <w:rPr>
                <w:rFonts w:eastAsia="맑은 고딕" w:cs="Arial"/>
                <w:color w:val="000000"/>
                <w:lang w:eastAsia="ko-KR"/>
              </w:rPr>
              <w:t>강진석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74" w:author="안주형" w:date="2025-05-19T14:50:00Z" w16du:dateUtc="2025-05-19T05:50:00Z">
              <w:tcPr>
                <w:tcW w:w="2551" w:type="dxa"/>
                <w:gridSpan w:val="2"/>
                <w:tcBorders>
                  <w:top w:val="nil"/>
                  <w:left w:val="nil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F1AFC1F" w14:textId="77777777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r w:rsidRPr="00EE1CB2">
              <w:rPr>
                <w:rFonts w:eastAsia="맑은 고딕" w:cs="Arial"/>
                <w:color w:val="000000"/>
                <w:lang w:eastAsia="ko-KR"/>
              </w:rPr>
              <w:t>-</w:t>
            </w:r>
          </w:p>
        </w:tc>
        <w:tc>
          <w:tcPr>
            <w:tcW w:w="31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75" w:author="안주형" w:date="2025-05-19T14:50:00Z" w16du:dateUtc="2025-05-19T05:50:00Z">
              <w:tcPr>
                <w:tcW w:w="2835" w:type="dxa"/>
                <w:tcBorders>
                  <w:top w:val="nil"/>
                  <w:left w:val="nil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946EC3B" w14:textId="77777777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r w:rsidRPr="00EE1CB2">
              <w:rPr>
                <w:rFonts w:eastAsia="맑은 고딕" w:cs="Arial"/>
                <w:color w:val="000000"/>
                <w:lang w:eastAsia="ko-KR"/>
              </w:rPr>
              <w:t>게임 비지니스</w:t>
            </w:r>
          </w:p>
        </w:tc>
      </w:tr>
      <w:tr w:rsidR="00B964F5" w:rsidRPr="00EE1CB2" w14:paraId="1FA71084" w14:textId="77777777" w:rsidTr="00B964F5">
        <w:trPr>
          <w:trHeight w:val="250"/>
          <w:trPrChange w:id="76" w:author="안주형" w:date="2025-05-19T14:50:00Z" w16du:dateUtc="2025-05-19T05:50:00Z">
            <w:trPr>
              <w:trHeight w:val="250"/>
            </w:trPr>
          </w:trPrChange>
        </w:trPr>
        <w:tc>
          <w:tcPr>
            <w:tcW w:w="7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77" w:author="안주형" w:date="2025-05-19T14:50:00Z" w16du:dateUtc="2025-05-19T05:50:00Z">
              <w:tcPr>
                <w:tcW w:w="1413" w:type="dxa"/>
                <w:gridSpan w:val="2"/>
                <w:tcBorders>
                  <w:top w:val="nil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4A181F33" w14:textId="67C22EEB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ins w:id="78" w:author="안주형" w:date="2025-05-19T14:50:00Z" w16du:dateUtc="2025-05-19T05:50:00Z">
              <w:r>
                <w:rPr>
                  <w:rFonts w:eastAsia="맑은 고딕" w:cs="Arial" w:hint="eastAsia"/>
                  <w:color w:val="000000"/>
                  <w:lang w:eastAsia="ko-KR"/>
                </w:rPr>
                <w:t>5</w:t>
              </w:r>
            </w:ins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79" w:author="안주형" w:date="2025-05-19T14:50:00Z" w16du:dateUtc="2025-05-19T05:50:00Z">
              <w:tcPr>
                <w:tcW w:w="1413" w:type="dxa"/>
                <w:gridSpan w:val="2"/>
                <w:tcBorders>
                  <w:top w:val="nil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2E20B56" w14:textId="62D61608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proofErr w:type="spellStart"/>
            <w:r w:rsidRPr="00EE1CB2">
              <w:rPr>
                <w:rFonts w:eastAsia="맑은 고딕" w:cs="Arial"/>
                <w:color w:val="000000"/>
                <w:lang w:eastAsia="ko-KR"/>
              </w:rPr>
              <w:t>최지헌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80" w:author="안주형" w:date="2025-05-19T14:50:00Z" w16du:dateUtc="2025-05-19T05:50:00Z">
              <w:tcPr>
                <w:tcW w:w="2551" w:type="dxa"/>
                <w:gridSpan w:val="2"/>
                <w:tcBorders>
                  <w:top w:val="nil"/>
                  <w:left w:val="nil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4D9AFA6" w14:textId="77777777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r w:rsidRPr="00EE1CB2">
              <w:rPr>
                <w:rFonts w:eastAsia="맑은 고딕" w:cs="Arial"/>
                <w:color w:val="000000"/>
                <w:lang w:eastAsia="ko-KR"/>
              </w:rPr>
              <w:t>웹개발자</w:t>
            </w:r>
          </w:p>
        </w:tc>
        <w:tc>
          <w:tcPr>
            <w:tcW w:w="31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81" w:author="안주형" w:date="2025-05-19T14:50:00Z" w16du:dateUtc="2025-05-19T05:50:00Z">
              <w:tcPr>
                <w:tcW w:w="2835" w:type="dxa"/>
                <w:tcBorders>
                  <w:top w:val="nil"/>
                  <w:left w:val="nil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E3418C5" w14:textId="77777777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r w:rsidRPr="00EE1CB2">
              <w:rPr>
                <w:rFonts w:eastAsia="맑은 고딕" w:cs="Arial"/>
                <w:color w:val="000000"/>
                <w:lang w:eastAsia="ko-KR"/>
              </w:rPr>
              <w:t xml:space="preserve">NFT </w:t>
            </w:r>
            <w:proofErr w:type="spellStart"/>
            <w:r w:rsidRPr="00EE1CB2">
              <w:rPr>
                <w:rFonts w:eastAsia="맑은 고딕" w:cs="Arial"/>
                <w:color w:val="000000"/>
                <w:lang w:eastAsia="ko-KR"/>
              </w:rPr>
              <w:t>마켓플레이스</w:t>
            </w:r>
            <w:proofErr w:type="spellEnd"/>
            <w:r w:rsidRPr="00EE1CB2">
              <w:rPr>
                <w:rFonts w:eastAsia="맑은 고딕" w:cs="Arial"/>
                <w:color w:val="000000"/>
                <w:lang w:eastAsia="ko-KR"/>
              </w:rPr>
              <w:t xml:space="preserve"> 개발</w:t>
            </w:r>
          </w:p>
        </w:tc>
      </w:tr>
      <w:tr w:rsidR="00B964F5" w:rsidRPr="00EE1CB2" w14:paraId="315BDCA8" w14:textId="77777777" w:rsidTr="00B964F5">
        <w:trPr>
          <w:trHeight w:val="250"/>
          <w:trPrChange w:id="82" w:author="안주형" w:date="2025-05-19T14:50:00Z" w16du:dateUtc="2025-05-19T05:50:00Z">
            <w:trPr>
              <w:trHeight w:val="250"/>
            </w:trPr>
          </w:trPrChange>
        </w:trPr>
        <w:tc>
          <w:tcPr>
            <w:tcW w:w="7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83" w:author="안주형" w:date="2025-05-19T14:50:00Z" w16du:dateUtc="2025-05-19T05:50:00Z">
              <w:tcPr>
                <w:tcW w:w="1413" w:type="dxa"/>
                <w:gridSpan w:val="2"/>
                <w:tcBorders>
                  <w:top w:val="nil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B3BEBFE" w14:textId="7C7FE61E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ins w:id="84" w:author="안주형" w:date="2025-05-19T14:50:00Z" w16du:dateUtc="2025-05-19T05:50:00Z">
              <w:r>
                <w:rPr>
                  <w:rFonts w:eastAsia="맑은 고딕" w:cs="Arial" w:hint="eastAsia"/>
                  <w:color w:val="000000"/>
                  <w:lang w:eastAsia="ko-KR"/>
                </w:rPr>
                <w:t>6</w:t>
              </w:r>
            </w:ins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85" w:author="안주형" w:date="2025-05-19T14:50:00Z" w16du:dateUtc="2025-05-19T05:50:00Z">
              <w:tcPr>
                <w:tcW w:w="1413" w:type="dxa"/>
                <w:gridSpan w:val="2"/>
                <w:tcBorders>
                  <w:top w:val="nil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7314E59" w14:textId="1A71CFC1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proofErr w:type="spellStart"/>
            <w:r w:rsidRPr="00EE1CB2">
              <w:rPr>
                <w:rFonts w:eastAsia="맑은 고딕" w:cs="Arial"/>
                <w:color w:val="000000"/>
                <w:lang w:eastAsia="ko-KR"/>
              </w:rPr>
              <w:t>류성탁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86" w:author="안주형" w:date="2025-05-19T14:50:00Z" w16du:dateUtc="2025-05-19T05:50:00Z">
              <w:tcPr>
                <w:tcW w:w="2551" w:type="dxa"/>
                <w:gridSpan w:val="2"/>
                <w:tcBorders>
                  <w:top w:val="nil"/>
                  <w:left w:val="nil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997A796" w14:textId="77777777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r w:rsidRPr="00EE1CB2">
              <w:rPr>
                <w:rFonts w:eastAsia="맑은 고딕" w:cs="Arial"/>
                <w:color w:val="000000"/>
                <w:lang w:eastAsia="ko-KR"/>
              </w:rPr>
              <w:t>웹개발자</w:t>
            </w:r>
          </w:p>
        </w:tc>
        <w:tc>
          <w:tcPr>
            <w:tcW w:w="31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87" w:author="안주형" w:date="2025-05-19T14:50:00Z" w16du:dateUtc="2025-05-19T05:50:00Z">
              <w:tcPr>
                <w:tcW w:w="2835" w:type="dxa"/>
                <w:tcBorders>
                  <w:top w:val="nil"/>
                  <w:left w:val="nil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7A051DF9" w14:textId="77777777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r w:rsidRPr="00EE1CB2">
              <w:rPr>
                <w:rFonts w:eastAsia="맑은 고딕" w:cs="Arial"/>
                <w:color w:val="000000"/>
                <w:lang w:eastAsia="ko-KR"/>
              </w:rPr>
              <w:t xml:space="preserve">NFT </w:t>
            </w:r>
            <w:proofErr w:type="spellStart"/>
            <w:r w:rsidRPr="00EE1CB2">
              <w:rPr>
                <w:rFonts w:eastAsia="맑은 고딕" w:cs="Arial"/>
                <w:color w:val="000000"/>
                <w:lang w:eastAsia="ko-KR"/>
              </w:rPr>
              <w:t>마켓플레이스</w:t>
            </w:r>
            <w:proofErr w:type="spellEnd"/>
            <w:r w:rsidRPr="00EE1CB2">
              <w:rPr>
                <w:rFonts w:eastAsia="맑은 고딕" w:cs="Arial"/>
                <w:color w:val="000000"/>
                <w:lang w:eastAsia="ko-KR"/>
              </w:rPr>
              <w:t xml:space="preserve"> 개발</w:t>
            </w:r>
          </w:p>
        </w:tc>
      </w:tr>
      <w:tr w:rsidR="00B964F5" w:rsidRPr="00EE1CB2" w14:paraId="4EF1F7A2" w14:textId="77777777" w:rsidTr="00B964F5">
        <w:trPr>
          <w:trHeight w:val="250"/>
          <w:trPrChange w:id="88" w:author="안주형" w:date="2025-05-19T14:50:00Z" w16du:dateUtc="2025-05-19T05:50:00Z">
            <w:trPr>
              <w:trHeight w:val="250"/>
            </w:trPr>
          </w:trPrChange>
        </w:trPr>
        <w:tc>
          <w:tcPr>
            <w:tcW w:w="7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89" w:author="안주형" w:date="2025-05-19T14:50:00Z" w16du:dateUtc="2025-05-19T05:50:00Z">
              <w:tcPr>
                <w:tcW w:w="1413" w:type="dxa"/>
                <w:gridSpan w:val="2"/>
                <w:tcBorders>
                  <w:top w:val="nil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B2D995D" w14:textId="67E3F7B2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ins w:id="90" w:author="안주형" w:date="2025-05-19T14:50:00Z" w16du:dateUtc="2025-05-19T05:50:00Z">
              <w:r>
                <w:rPr>
                  <w:rFonts w:eastAsia="맑은 고딕" w:cs="Arial" w:hint="eastAsia"/>
                  <w:color w:val="000000"/>
                  <w:lang w:eastAsia="ko-KR"/>
                </w:rPr>
                <w:t>7</w:t>
              </w:r>
            </w:ins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91" w:author="안주형" w:date="2025-05-19T14:50:00Z" w16du:dateUtc="2025-05-19T05:50:00Z">
              <w:tcPr>
                <w:tcW w:w="1413" w:type="dxa"/>
                <w:gridSpan w:val="2"/>
                <w:tcBorders>
                  <w:top w:val="nil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2C2CF4F8" w14:textId="64D930AF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proofErr w:type="spellStart"/>
            <w:r w:rsidRPr="00EE1CB2">
              <w:rPr>
                <w:rFonts w:eastAsia="맑은 고딕" w:cs="Arial"/>
                <w:color w:val="000000"/>
                <w:lang w:eastAsia="ko-KR"/>
              </w:rPr>
              <w:t>천제희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92" w:author="안주형" w:date="2025-05-19T14:50:00Z" w16du:dateUtc="2025-05-19T05:50:00Z">
              <w:tcPr>
                <w:tcW w:w="2551" w:type="dxa"/>
                <w:gridSpan w:val="2"/>
                <w:tcBorders>
                  <w:top w:val="nil"/>
                  <w:left w:val="nil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3BEA310" w14:textId="77777777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r w:rsidRPr="00EE1CB2">
              <w:rPr>
                <w:rFonts w:eastAsia="맑은 고딕" w:cs="Arial"/>
                <w:color w:val="000000"/>
                <w:lang w:eastAsia="ko-KR"/>
              </w:rPr>
              <w:t>웹개발자</w:t>
            </w:r>
          </w:p>
        </w:tc>
        <w:tc>
          <w:tcPr>
            <w:tcW w:w="31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93" w:author="안주형" w:date="2025-05-19T14:50:00Z" w16du:dateUtc="2025-05-19T05:50:00Z">
              <w:tcPr>
                <w:tcW w:w="2835" w:type="dxa"/>
                <w:tcBorders>
                  <w:top w:val="nil"/>
                  <w:left w:val="nil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38275E7" w14:textId="77777777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r w:rsidRPr="00EE1CB2">
              <w:rPr>
                <w:rFonts w:eastAsia="맑은 고딕" w:cs="Arial"/>
                <w:color w:val="000000"/>
                <w:lang w:eastAsia="ko-KR"/>
              </w:rPr>
              <w:t xml:space="preserve">NFT </w:t>
            </w:r>
            <w:proofErr w:type="spellStart"/>
            <w:r w:rsidRPr="00EE1CB2">
              <w:rPr>
                <w:rFonts w:eastAsia="맑은 고딕" w:cs="Arial"/>
                <w:color w:val="000000"/>
                <w:lang w:eastAsia="ko-KR"/>
              </w:rPr>
              <w:t>마켓플레이스</w:t>
            </w:r>
            <w:proofErr w:type="spellEnd"/>
            <w:r w:rsidRPr="00EE1CB2">
              <w:rPr>
                <w:rFonts w:eastAsia="맑은 고딕" w:cs="Arial"/>
                <w:color w:val="000000"/>
                <w:lang w:eastAsia="ko-KR"/>
              </w:rPr>
              <w:t xml:space="preserve"> 개발</w:t>
            </w:r>
          </w:p>
        </w:tc>
      </w:tr>
      <w:tr w:rsidR="00B964F5" w:rsidRPr="00EE1CB2" w14:paraId="34C9D48C" w14:textId="77777777" w:rsidTr="00B964F5">
        <w:trPr>
          <w:trHeight w:val="250"/>
          <w:trPrChange w:id="94" w:author="안주형" w:date="2025-05-19T14:50:00Z" w16du:dateUtc="2025-05-19T05:50:00Z">
            <w:trPr>
              <w:trHeight w:val="250"/>
            </w:trPr>
          </w:trPrChange>
        </w:trPr>
        <w:tc>
          <w:tcPr>
            <w:tcW w:w="7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95" w:author="안주형" w:date="2025-05-19T14:50:00Z" w16du:dateUtc="2025-05-19T05:50:00Z">
              <w:tcPr>
                <w:tcW w:w="1413" w:type="dxa"/>
                <w:gridSpan w:val="2"/>
                <w:tcBorders>
                  <w:top w:val="nil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7B432F23" w14:textId="3A5A2195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ins w:id="96" w:author="안주형" w:date="2025-05-19T14:50:00Z" w16du:dateUtc="2025-05-19T05:50:00Z">
              <w:r>
                <w:rPr>
                  <w:rFonts w:eastAsia="맑은 고딕" w:cs="Arial" w:hint="eastAsia"/>
                  <w:color w:val="000000"/>
                  <w:lang w:eastAsia="ko-KR"/>
                </w:rPr>
                <w:t>8</w:t>
              </w:r>
            </w:ins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97" w:author="안주형" w:date="2025-05-19T14:50:00Z" w16du:dateUtc="2025-05-19T05:50:00Z">
              <w:tcPr>
                <w:tcW w:w="1413" w:type="dxa"/>
                <w:gridSpan w:val="2"/>
                <w:tcBorders>
                  <w:top w:val="nil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3B5DE17" w14:textId="1F61854A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proofErr w:type="spellStart"/>
            <w:r w:rsidRPr="00EE1CB2">
              <w:rPr>
                <w:rFonts w:eastAsia="맑은 고딕" w:cs="Arial"/>
                <w:color w:val="000000"/>
                <w:lang w:eastAsia="ko-KR"/>
              </w:rPr>
              <w:t>노하연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98" w:author="안주형" w:date="2025-05-19T14:50:00Z" w16du:dateUtc="2025-05-19T05:50:00Z">
              <w:tcPr>
                <w:tcW w:w="2551" w:type="dxa"/>
                <w:gridSpan w:val="2"/>
                <w:tcBorders>
                  <w:top w:val="nil"/>
                  <w:left w:val="nil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6315E2D5" w14:textId="77777777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r w:rsidRPr="00EE1CB2">
              <w:rPr>
                <w:rFonts w:eastAsia="맑은 고딕" w:cs="Arial"/>
                <w:color w:val="000000"/>
                <w:lang w:eastAsia="ko-KR"/>
              </w:rPr>
              <w:t>UI/UX</w:t>
            </w:r>
          </w:p>
        </w:tc>
        <w:tc>
          <w:tcPr>
            <w:tcW w:w="31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99" w:author="안주형" w:date="2025-05-19T14:50:00Z" w16du:dateUtc="2025-05-19T05:50:00Z">
              <w:tcPr>
                <w:tcW w:w="2835" w:type="dxa"/>
                <w:tcBorders>
                  <w:top w:val="nil"/>
                  <w:left w:val="nil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59ABF459" w14:textId="77777777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r w:rsidRPr="00EE1CB2">
              <w:rPr>
                <w:rFonts w:eastAsia="맑은 고딕" w:cs="Arial"/>
                <w:color w:val="000000"/>
                <w:lang w:eastAsia="ko-KR"/>
              </w:rPr>
              <w:t xml:space="preserve">NFT </w:t>
            </w:r>
            <w:proofErr w:type="spellStart"/>
            <w:r w:rsidRPr="00EE1CB2">
              <w:rPr>
                <w:rFonts w:eastAsia="맑은 고딕" w:cs="Arial"/>
                <w:color w:val="000000"/>
                <w:lang w:eastAsia="ko-KR"/>
              </w:rPr>
              <w:t>마켓플레이스</w:t>
            </w:r>
            <w:proofErr w:type="spellEnd"/>
            <w:r w:rsidRPr="00EE1CB2">
              <w:rPr>
                <w:rFonts w:eastAsia="맑은 고딕" w:cs="Arial"/>
                <w:color w:val="000000"/>
                <w:lang w:eastAsia="ko-KR"/>
              </w:rPr>
              <w:t xml:space="preserve"> 개발</w:t>
            </w:r>
          </w:p>
        </w:tc>
      </w:tr>
      <w:tr w:rsidR="00B964F5" w:rsidRPr="00EE1CB2" w14:paraId="4A1C6F77" w14:textId="77777777" w:rsidTr="00B964F5">
        <w:trPr>
          <w:trHeight w:val="250"/>
          <w:trPrChange w:id="100" w:author="안주형" w:date="2025-05-19T14:50:00Z" w16du:dateUtc="2025-05-19T05:50:00Z">
            <w:trPr>
              <w:trHeight w:val="250"/>
            </w:trPr>
          </w:trPrChange>
        </w:trPr>
        <w:tc>
          <w:tcPr>
            <w:tcW w:w="7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01" w:author="안주형" w:date="2025-05-19T14:50:00Z" w16du:dateUtc="2025-05-19T05:50:00Z">
              <w:tcPr>
                <w:tcW w:w="1413" w:type="dxa"/>
                <w:gridSpan w:val="2"/>
                <w:tcBorders>
                  <w:top w:val="nil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16F92765" w14:textId="55F4CF51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ins w:id="102" w:author="안주형" w:date="2025-05-19T14:50:00Z" w16du:dateUtc="2025-05-19T05:50:00Z">
              <w:r>
                <w:rPr>
                  <w:rFonts w:eastAsia="맑은 고딕" w:cs="Arial" w:hint="eastAsia"/>
                  <w:color w:val="000000"/>
                  <w:lang w:eastAsia="ko-KR"/>
                </w:rPr>
                <w:t>9</w:t>
              </w:r>
            </w:ins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103" w:author="안주형" w:date="2025-05-19T14:50:00Z" w16du:dateUtc="2025-05-19T05:50:00Z">
              <w:tcPr>
                <w:tcW w:w="1413" w:type="dxa"/>
                <w:gridSpan w:val="2"/>
                <w:tcBorders>
                  <w:top w:val="nil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DEBCD03" w14:textId="5B7447F3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proofErr w:type="spellStart"/>
            <w:r w:rsidRPr="00EE1CB2">
              <w:rPr>
                <w:rFonts w:eastAsia="맑은 고딕" w:cs="Arial"/>
                <w:color w:val="000000"/>
                <w:lang w:eastAsia="ko-KR"/>
              </w:rPr>
              <w:t>정향진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104" w:author="안주형" w:date="2025-05-19T14:50:00Z" w16du:dateUtc="2025-05-19T05:50:00Z">
              <w:tcPr>
                <w:tcW w:w="2551" w:type="dxa"/>
                <w:gridSpan w:val="2"/>
                <w:tcBorders>
                  <w:top w:val="nil"/>
                  <w:left w:val="nil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A24B0E0" w14:textId="77777777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r w:rsidRPr="00EE1CB2">
              <w:rPr>
                <w:rFonts w:eastAsia="맑은 고딕" w:cs="Arial"/>
                <w:color w:val="000000"/>
                <w:lang w:eastAsia="ko-KR"/>
              </w:rPr>
              <w:t>개발PD</w:t>
            </w:r>
          </w:p>
        </w:tc>
        <w:tc>
          <w:tcPr>
            <w:tcW w:w="31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105" w:author="안주형" w:date="2025-05-19T14:50:00Z" w16du:dateUtc="2025-05-19T05:50:00Z">
              <w:tcPr>
                <w:tcW w:w="2835" w:type="dxa"/>
                <w:tcBorders>
                  <w:top w:val="nil"/>
                  <w:left w:val="nil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CA2517A" w14:textId="77777777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r w:rsidRPr="00EE1CB2">
              <w:rPr>
                <w:rFonts w:eastAsia="맑은 고딕" w:cs="Arial"/>
                <w:color w:val="000000"/>
                <w:lang w:eastAsia="ko-KR"/>
              </w:rPr>
              <w:t>게임 개발 핵심 인력</w:t>
            </w:r>
          </w:p>
        </w:tc>
      </w:tr>
      <w:tr w:rsidR="00B964F5" w:rsidRPr="00EE1CB2" w14:paraId="7D1AD116" w14:textId="77777777" w:rsidTr="00B964F5">
        <w:trPr>
          <w:trHeight w:val="250"/>
          <w:trPrChange w:id="106" w:author="안주형" w:date="2025-05-19T14:50:00Z" w16du:dateUtc="2025-05-19T05:50:00Z">
            <w:trPr>
              <w:trHeight w:val="250"/>
            </w:trPr>
          </w:trPrChange>
        </w:trPr>
        <w:tc>
          <w:tcPr>
            <w:tcW w:w="70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PrChange w:id="107" w:author="안주형" w:date="2025-05-19T14:50:00Z" w16du:dateUtc="2025-05-19T05:50:00Z">
              <w:tcPr>
                <w:tcW w:w="1413" w:type="dxa"/>
                <w:gridSpan w:val="2"/>
                <w:tcBorders>
                  <w:top w:val="nil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</w:tcPr>
            </w:tcPrChange>
          </w:tcPr>
          <w:p w14:paraId="2E0A9601" w14:textId="73A31372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ins w:id="108" w:author="안주형" w:date="2025-05-19T14:50:00Z" w16du:dateUtc="2025-05-19T05:50:00Z">
              <w:r>
                <w:rPr>
                  <w:rFonts w:eastAsia="맑은 고딕" w:cs="Arial" w:hint="eastAsia"/>
                  <w:color w:val="000000"/>
                  <w:lang w:eastAsia="ko-KR"/>
                </w:rPr>
                <w:t>10</w:t>
              </w:r>
            </w:ins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109" w:author="안주형" w:date="2025-05-19T14:50:00Z" w16du:dateUtc="2025-05-19T05:50:00Z">
              <w:tcPr>
                <w:tcW w:w="1413" w:type="dxa"/>
                <w:gridSpan w:val="2"/>
                <w:tcBorders>
                  <w:top w:val="nil"/>
                  <w:left w:val="single" w:sz="4" w:space="0" w:color="000000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3FED0046" w14:textId="6F6919AB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r w:rsidRPr="00EE1CB2">
              <w:rPr>
                <w:rFonts w:eastAsia="맑은 고딕" w:cs="Arial"/>
                <w:color w:val="000000"/>
                <w:lang w:eastAsia="ko-KR"/>
              </w:rPr>
              <w:t>김종식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110" w:author="안주형" w:date="2025-05-19T14:50:00Z" w16du:dateUtc="2025-05-19T05:50:00Z">
              <w:tcPr>
                <w:tcW w:w="2551" w:type="dxa"/>
                <w:gridSpan w:val="2"/>
                <w:tcBorders>
                  <w:top w:val="nil"/>
                  <w:left w:val="nil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02304152" w14:textId="77777777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r w:rsidRPr="00EE1CB2">
              <w:rPr>
                <w:rFonts w:eastAsia="맑은 고딕" w:cs="Arial"/>
                <w:color w:val="000000"/>
                <w:lang w:eastAsia="ko-KR"/>
              </w:rPr>
              <w:t>TA</w:t>
            </w:r>
          </w:p>
        </w:tc>
        <w:tc>
          <w:tcPr>
            <w:tcW w:w="31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  <w:tcPrChange w:id="111" w:author="안주형" w:date="2025-05-19T14:50:00Z" w16du:dateUtc="2025-05-19T05:50:00Z">
              <w:tcPr>
                <w:tcW w:w="2835" w:type="dxa"/>
                <w:tcBorders>
                  <w:top w:val="nil"/>
                  <w:left w:val="nil"/>
                  <w:bottom w:val="single" w:sz="4" w:space="0" w:color="000000"/>
                  <w:right w:val="single" w:sz="4" w:space="0" w:color="000000"/>
                </w:tcBorders>
                <w:shd w:val="clear" w:color="auto" w:fill="auto"/>
                <w:noWrap/>
                <w:vAlign w:val="center"/>
                <w:hideMark/>
              </w:tcPr>
            </w:tcPrChange>
          </w:tcPr>
          <w:p w14:paraId="104689A2" w14:textId="77777777" w:rsidR="00B964F5" w:rsidRPr="00EE1CB2" w:rsidRDefault="00B964F5" w:rsidP="00EE1CB2">
            <w:pPr>
              <w:spacing w:after="0" w:line="240" w:lineRule="auto"/>
              <w:jc w:val="center"/>
              <w:rPr>
                <w:rFonts w:eastAsia="맑은 고딕" w:cs="Arial"/>
                <w:color w:val="000000"/>
                <w:lang w:eastAsia="ko-KR"/>
              </w:rPr>
            </w:pPr>
            <w:r w:rsidRPr="00EE1CB2">
              <w:rPr>
                <w:rFonts w:eastAsia="맑은 고딕" w:cs="Arial"/>
                <w:color w:val="000000"/>
                <w:lang w:eastAsia="ko-KR"/>
              </w:rPr>
              <w:t>게임 개발 핵심 인력</w:t>
            </w:r>
          </w:p>
        </w:tc>
      </w:tr>
    </w:tbl>
    <w:p w14:paraId="2BB3BD6D" w14:textId="77777777" w:rsidR="00EE1CB2" w:rsidRDefault="00EE1CB2" w:rsidP="00D95D9C">
      <w:pPr>
        <w:rPr>
          <w:rFonts w:eastAsia="맑은 고딕"/>
          <w:lang w:eastAsia="ko-KR"/>
        </w:rPr>
      </w:pPr>
    </w:p>
    <w:sectPr w:rsidR="00EE1CB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804093" w14:textId="77777777" w:rsidR="001F0CC1" w:rsidRDefault="001F0CC1" w:rsidP="00BF14C1">
      <w:pPr>
        <w:spacing w:after="0" w:line="240" w:lineRule="auto"/>
      </w:pPr>
      <w:r>
        <w:separator/>
      </w:r>
    </w:p>
  </w:endnote>
  <w:endnote w:type="continuationSeparator" w:id="0">
    <w:p w14:paraId="4C39B7C6" w14:textId="77777777" w:rsidR="001F0CC1" w:rsidRDefault="001F0CC1" w:rsidP="00BF1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EE3E40" w14:textId="77777777" w:rsidR="001F0CC1" w:rsidRDefault="001F0CC1" w:rsidP="00BF14C1">
      <w:pPr>
        <w:spacing w:after="0" w:line="240" w:lineRule="auto"/>
      </w:pPr>
      <w:r>
        <w:separator/>
      </w:r>
    </w:p>
  </w:footnote>
  <w:footnote w:type="continuationSeparator" w:id="0">
    <w:p w14:paraId="7838CC67" w14:textId="77777777" w:rsidR="001F0CC1" w:rsidRDefault="001F0CC1" w:rsidP="00BF14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1327CA"/>
    <w:multiLevelType w:val="hybridMultilevel"/>
    <w:tmpl w:val="F604AB5C"/>
    <w:lvl w:ilvl="0" w:tplc="81A62E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5">
      <w:start w:val="1"/>
      <w:numFmt w:val="ganada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2E7144F"/>
    <w:multiLevelType w:val="hybridMultilevel"/>
    <w:tmpl w:val="82127686"/>
    <w:lvl w:ilvl="0" w:tplc="F38CC5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5">
      <w:start w:val="1"/>
      <w:numFmt w:val="ganada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4BC4D1E"/>
    <w:multiLevelType w:val="hybridMultilevel"/>
    <w:tmpl w:val="18C83814"/>
    <w:lvl w:ilvl="0" w:tplc="6F46663A">
      <w:start w:val="1"/>
      <w:numFmt w:val="decimal"/>
      <w:lvlText w:val="%1."/>
      <w:lvlJc w:val="left"/>
      <w:pPr>
        <w:ind w:left="360" w:hanging="360"/>
      </w:pPr>
      <w:rPr>
        <w:rFonts w:cs="맑은 고딕" w:hint="default"/>
      </w:rPr>
    </w:lvl>
    <w:lvl w:ilvl="1" w:tplc="04090019">
      <w:start w:val="1"/>
      <w:numFmt w:val="upperLetter"/>
      <w:lvlText w:val="%2.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00718632">
    <w:abstractNumId w:val="8"/>
  </w:num>
  <w:num w:numId="2" w16cid:durableId="792016920">
    <w:abstractNumId w:val="6"/>
  </w:num>
  <w:num w:numId="3" w16cid:durableId="962885251">
    <w:abstractNumId w:val="5"/>
  </w:num>
  <w:num w:numId="4" w16cid:durableId="2013680409">
    <w:abstractNumId w:val="4"/>
  </w:num>
  <w:num w:numId="5" w16cid:durableId="1891381847">
    <w:abstractNumId w:val="7"/>
  </w:num>
  <w:num w:numId="6" w16cid:durableId="441463546">
    <w:abstractNumId w:val="3"/>
  </w:num>
  <w:num w:numId="7" w16cid:durableId="209536092">
    <w:abstractNumId w:val="2"/>
  </w:num>
  <w:num w:numId="8" w16cid:durableId="886375797">
    <w:abstractNumId w:val="1"/>
  </w:num>
  <w:num w:numId="9" w16cid:durableId="1880507099">
    <w:abstractNumId w:val="0"/>
  </w:num>
  <w:num w:numId="10" w16cid:durableId="1529026766">
    <w:abstractNumId w:val="9"/>
  </w:num>
  <w:num w:numId="11" w16cid:durableId="1247886366">
    <w:abstractNumId w:val="10"/>
  </w:num>
  <w:num w:numId="12" w16cid:durableId="1665401616">
    <w:abstractNumId w:val="1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안주형">
    <w15:presenceInfo w15:providerId="AD" w15:userId="S::juheung_an@to.nexus::b909cc58-c921-4927-ba1c-4a841042d30f"/>
  </w15:person>
  <w15:person w15:author="Jake Chung">
    <w15:presenceInfo w15:providerId="None" w15:userId="Jake Chung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D8A"/>
    <w:rsid w:val="0002014B"/>
    <w:rsid w:val="00034616"/>
    <w:rsid w:val="00036028"/>
    <w:rsid w:val="0004054A"/>
    <w:rsid w:val="000426A3"/>
    <w:rsid w:val="0006063C"/>
    <w:rsid w:val="00131562"/>
    <w:rsid w:val="0015074B"/>
    <w:rsid w:val="001B51A6"/>
    <w:rsid w:val="001D75F8"/>
    <w:rsid w:val="001F0CC1"/>
    <w:rsid w:val="002068B2"/>
    <w:rsid w:val="0029639D"/>
    <w:rsid w:val="00326F90"/>
    <w:rsid w:val="00400DDD"/>
    <w:rsid w:val="004311E3"/>
    <w:rsid w:val="004936E2"/>
    <w:rsid w:val="004D5FFC"/>
    <w:rsid w:val="004F61F3"/>
    <w:rsid w:val="005B4B45"/>
    <w:rsid w:val="006200B7"/>
    <w:rsid w:val="006B6B20"/>
    <w:rsid w:val="007B3637"/>
    <w:rsid w:val="007C4A75"/>
    <w:rsid w:val="00827B8E"/>
    <w:rsid w:val="00853F57"/>
    <w:rsid w:val="008F5CB6"/>
    <w:rsid w:val="0091454D"/>
    <w:rsid w:val="009452F6"/>
    <w:rsid w:val="009A0483"/>
    <w:rsid w:val="00A66462"/>
    <w:rsid w:val="00A93972"/>
    <w:rsid w:val="00AA1D8D"/>
    <w:rsid w:val="00B47730"/>
    <w:rsid w:val="00B7769E"/>
    <w:rsid w:val="00B964F5"/>
    <w:rsid w:val="00BF14C1"/>
    <w:rsid w:val="00C90FD2"/>
    <w:rsid w:val="00CB0664"/>
    <w:rsid w:val="00CC34E9"/>
    <w:rsid w:val="00CE2AE7"/>
    <w:rsid w:val="00CE3F51"/>
    <w:rsid w:val="00CF7C67"/>
    <w:rsid w:val="00D95D9C"/>
    <w:rsid w:val="00D96916"/>
    <w:rsid w:val="00DA6668"/>
    <w:rsid w:val="00DC0AA2"/>
    <w:rsid w:val="00E92074"/>
    <w:rsid w:val="00EB6DE7"/>
    <w:rsid w:val="00EC7C87"/>
    <w:rsid w:val="00EE1CB2"/>
    <w:rsid w:val="00F116DD"/>
    <w:rsid w:val="00F474B1"/>
    <w:rsid w:val="00FC27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F95FB83"/>
  <w14:defaultImageDpi w14:val="300"/>
  <w15:docId w15:val="{D6938626-799F-4EC1-8506-E793E1249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hAnsi="맑은 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1">
    <w:name w:val="Revision"/>
    <w:hidden/>
    <w:uiPriority w:val="99"/>
    <w:semiHidden/>
    <w:rsid w:val="0091454D"/>
    <w:pPr>
      <w:spacing w:after="0" w:line="240" w:lineRule="auto"/>
    </w:pPr>
    <w:rPr>
      <w:rFonts w:ascii="맑은 고딕" w:hAnsi="맑은 고딕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84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9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377</Words>
  <Characters>2150</Characters>
  <Application>Microsoft Office Word</Application>
  <DocSecurity>0</DocSecurity>
  <Lines>17</Lines>
  <Paragraphs>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Jake Chung</cp:lastModifiedBy>
  <cp:revision>3</cp:revision>
  <dcterms:created xsi:type="dcterms:W3CDTF">2025-05-19T06:10:00Z</dcterms:created>
  <dcterms:modified xsi:type="dcterms:W3CDTF">2025-05-19T06:13:00Z</dcterms:modified>
  <cp:category/>
</cp:coreProperties>
</file>