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0FDA" w14:textId="6EA2F8F3" w:rsidR="005A557D" w:rsidRPr="005A557D" w:rsidRDefault="005A557D" w:rsidP="005A557D">
      <w:pPr>
        <w:wordWrap/>
        <w:adjustRightInd w:val="0"/>
        <w:jc w:val="center"/>
        <w:rPr>
          <w:rFonts w:asciiTheme="minorEastAsia" w:hAnsiTheme="minorEastAsia" w:cs="Helvetica"/>
          <w:b/>
          <w:bCs/>
          <w:kern w:val="0"/>
          <w:sz w:val="28"/>
          <w:szCs w:val="28"/>
          <w:u w:val="single"/>
        </w:rPr>
      </w:pPr>
      <w:r w:rsidRPr="005A557D">
        <w:rPr>
          <w:rFonts w:asciiTheme="minorEastAsia" w:hAnsiTheme="minorEastAsia" w:cs="Helvetica"/>
          <w:b/>
          <w:bCs/>
          <w:kern w:val="0"/>
          <w:sz w:val="28"/>
          <w:szCs w:val="28"/>
          <w:u w:val="single"/>
        </w:rPr>
        <w:t>개인정보처리위탁 계약</w:t>
      </w:r>
      <w:r w:rsidR="00DB7CCD">
        <w:rPr>
          <w:rFonts w:asciiTheme="minorEastAsia" w:hAnsiTheme="minorEastAsia" w:cs="Helvetica" w:hint="eastAsia"/>
          <w:b/>
          <w:bCs/>
          <w:kern w:val="0"/>
          <w:sz w:val="28"/>
          <w:szCs w:val="28"/>
          <w:u w:val="single"/>
        </w:rPr>
        <w:t>서</w:t>
      </w:r>
    </w:p>
    <w:p w14:paraId="56BFD93D" w14:textId="77777777" w:rsidR="005A557D" w:rsidRPr="005A557D" w:rsidRDefault="005A557D" w:rsidP="005A557D">
      <w:pPr>
        <w:wordWrap/>
        <w:adjustRightInd w:val="0"/>
        <w:jc w:val="center"/>
        <w:rPr>
          <w:rFonts w:asciiTheme="minorEastAsia" w:hAnsiTheme="minorEastAsia" w:cs="Helvetica"/>
          <w:b/>
          <w:bCs/>
          <w:kern w:val="0"/>
          <w:szCs w:val="20"/>
          <w:u w:val="single"/>
        </w:rPr>
      </w:pPr>
    </w:p>
    <w:p w14:paraId="18FDD819" w14:textId="36F8B17D" w:rsidR="005A557D" w:rsidRPr="00086EDF" w:rsidRDefault="007D6292" w:rsidP="005A557D">
      <w:pPr>
        <w:wordWrap/>
        <w:adjustRightInd w:val="0"/>
        <w:rPr>
          <w:rFonts w:asciiTheme="minorEastAsia" w:hAnsiTheme="minorEastAsia" w:cs="Helvetica"/>
          <w:kern w:val="1"/>
          <w:sz w:val="19"/>
          <w:szCs w:val="19"/>
        </w:rPr>
      </w:pPr>
      <w:r w:rsidRPr="007D6292">
        <w:rPr>
          <w:rFonts w:asciiTheme="minorEastAsia" w:hAnsiTheme="minorEastAsia" w:cs="Helvetica" w:hint="eastAsia"/>
          <w:color w:val="EE0000"/>
          <w:spacing w:val="-2"/>
          <w:kern w:val="1"/>
          <w:sz w:val="19"/>
          <w:szCs w:val="19"/>
        </w:rPr>
        <w:t>OOO</w:t>
      </w:r>
      <w:r w:rsidR="0047443C" w:rsidRPr="00086EDF">
        <w:rPr>
          <w:rFonts w:asciiTheme="minorEastAsia" w:hAnsiTheme="minorEastAsia" w:cs="Helvetica"/>
          <w:spacing w:val="-2"/>
          <w:kern w:val="1"/>
          <w:sz w:val="19"/>
          <w:szCs w:val="19"/>
        </w:rPr>
        <w:t xml:space="preserve"> </w:t>
      </w:r>
      <w:r w:rsidR="00FF2B4A">
        <w:rPr>
          <w:rFonts w:asciiTheme="minorEastAsia" w:hAnsiTheme="minorEastAsia" w:cs="Helvetica" w:hint="eastAsia"/>
          <w:spacing w:val="-2"/>
          <w:kern w:val="1"/>
          <w:sz w:val="19"/>
          <w:szCs w:val="19"/>
        </w:rPr>
        <w:t>(</w:t>
      </w:r>
      <w:r w:rsidR="005A557D" w:rsidRPr="00086EDF">
        <w:rPr>
          <w:rFonts w:asciiTheme="minorEastAsia" w:hAnsiTheme="minorEastAsia" w:cs="Helvetica"/>
          <w:spacing w:val="-2"/>
          <w:kern w:val="1"/>
          <w:sz w:val="19"/>
          <w:szCs w:val="19"/>
        </w:rPr>
        <w:t>이하 “위탁자”이라 한다)과 (주)</w:t>
      </w:r>
      <w:r w:rsidR="0047443C">
        <w:rPr>
          <w:rFonts w:asciiTheme="minorEastAsia" w:hAnsiTheme="minorEastAsia" w:cs="Helvetica" w:hint="eastAsia"/>
          <w:spacing w:val="-2"/>
          <w:kern w:val="1"/>
          <w:sz w:val="19"/>
          <w:szCs w:val="19"/>
        </w:rPr>
        <w:t>와이더랩</w:t>
      </w:r>
      <w:r w:rsidR="005A557D" w:rsidRPr="00086EDF">
        <w:rPr>
          <w:rFonts w:asciiTheme="minorEastAsia" w:hAnsiTheme="minorEastAsia" w:cs="Helvetica"/>
          <w:spacing w:val="-2"/>
          <w:kern w:val="1"/>
          <w:sz w:val="19"/>
          <w:szCs w:val="19"/>
        </w:rPr>
        <w:t>(이하 “수탁자”이라 한다)는 “위탁자”의 개인정보 처리업무를</w:t>
      </w:r>
      <w:r w:rsidR="005A557D" w:rsidRPr="00086EDF">
        <w:rPr>
          <w:rFonts w:asciiTheme="minorEastAsia" w:hAnsiTheme="minorEastAsia" w:cs="Helvetica"/>
          <w:kern w:val="1"/>
          <w:sz w:val="19"/>
          <w:szCs w:val="19"/>
        </w:rPr>
        <w:t xml:space="preserve"> “수탁자”에게 위탁함에 있어 다음과 같은 내용으로 본 업무위탁계약을 체결한다</w:t>
      </w:r>
      <w:r w:rsidR="00FF2B4A">
        <w:rPr>
          <w:rFonts w:asciiTheme="minorEastAsia" w:hAnsiTheme="minorEastAsia" w:cs="Helvetica" w:hint="eastAsia"/>
          <w:kern w:val="1"/>
          <w:sz w:val="19"/>
          <w:szCs w:val="19"/>
        </w:rPr>
        <w:t>.</w:t>
      </w:r>
    </w:p>
    <w:p w14:paraId="5D57EFE0" w14:textId="77777777" w:rsidR="005A557D" w:rsidRPr="00086EDF" w:rsidRDefault="005A557D" w:rsidP="005A557D">
      <w:pPr>
        <w:wordWrap/>
        <w:adjustRightInd w:val="0"/>
        <w:rPr>
          <w:rFonts w:asciiTheme="minorEastAsia" w:hAnsiTheme="minorEastAsia" w:cs="Helvetica"/>
          <w:kern w:val="1"/>
          <w:sz w:val="19"/>
          <w:szCs w:val="19"/>
          <w:u w:val="single"/>
        </w:rPr>
      </w:pPr>
    </w:p>
    <w:p w14:paraId="693FA863" w14:textId="505DEE29" w:rsidR="005A557D" w:rsidRDefault="005A557D" w:rsidP="00793CD1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 xml:space="preserve">제1조 (목적) </w:t>
      </w:r>
      <w:r w:rsidR="00011874">
        <w:rPr>
          <w:rFonts w:asciiTheme="minorEastAsia" w:hAnsiTheme="minorEastAsia" w:cs="Helvetica" w:hint="eastAsia"/>
          <w:kern w:val="1"/>
          <w:sz w:val="19"/>
          <w:szCs w:val="19"/>
        </w:rPr>
        <w:t>본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계약은 “위탁자”가 개인정보처리업무를 “수탁자”에게 위탁하고, “수탁자”는 이를 </w:t>
      </w:r>
      <w:r w:rsidRPr="00086EDF">
        <w:rPr>
          <w:rFonts w:asciiTheme="minorEastAsia" w:hAnsiTheme="minorEastAsia" w:cs="Helvetica"/>
          <w:spacing w:val="-1"/>
          <w:kern w:val="1"/>
          <w:sz w:val="19"/>
          <w:szCs w:val="19"/>
        </w:rPr>
        <w:t>승낙하여 “수탁자”의 책임아래 성실하게 업무를 완성하도록 하는데 필요한 사항을 정함을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목적으로 한다.</w:t>
      </w:r>
    </w:p>
    <w:p w14:paraId="46646B8A" w14:textId="77777777" w:rsidR="00793CD1" w:rsidRPr="00793CD1" w:rsidRDefault="00793CD1" w:rsidP="00793CD1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</w:p>
    <w:p w14:paraId="4A2BC6CA" w14:textId="66842915" w:rsidR="005A557D" w:rsidRPr="00086EDF" w:rsidRDefault="005A557D" w:rsidP="005A557D">
      <w:pPr>
        <w:wordWrap/>
        <w:adjustRightInd w:val="0"/>
        <w:ind w:left="274" w:hanging="274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>제2조 (용어의 정의)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본 계약에서 별도로 정의되지 아니한 용어는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「개인정보 보호법」, 같은 법 시행령 및 시행규칙,</w:t>
      </w:r>
      <w:r w:rsidR="009C24C6">
        <w:rPr>
          <w:rFonts w:asciiTheme="minorEastAsia" w:hAnsiTheme="minorEastAsia" w:cs="Helvetic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「개인정보의 안전성 확보조치 기준」 및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「표준 개인정보 보호지침」에서 정의된 바에 따른다. </w:t>
      </w:r>
    </w:p>
    <w:p w14:paraId="0C7611A5" w14:textId="77777777" w:rsidR="005A557D" w:rsidRPr="00086EDF" w:rsidRDefault="005A557D" w:rsidP="005A557D">
      <w:pPr>
        <w:wordWrap/>
        <w:adjustRightInd w:val="0"/>
        <w:rPr>
          <w:rFonts w:asciiTheme="minorEastAsia" w:hAnsiTheme="minorEastAsia" w:cs="Helvetica"/>
          <w:kern w:val="1"/>
          <w:sz w:val="19"/>
          <w:szCs w:val="19"/>
        </w:rPr>
      </w:pPr>
    </w:p>
    <w:p w14:paraId="288FADC0" w14:textId="77777777" w:rsidR="005A557D" w:rsidRPr="00B062D2" w:rsidRDefault="005A557D" w:rsidP="005A557D">
      <w:pPr>
        <w:wordWrap/>
        <w:adjustRightInd w:val="0"/>
        <w:ind w:left="274" w:hanging="274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  <w:r w:rsidRPr="00B062D2">
        <w:rPr>
          <w:rFonts w:asciiTheme="minorEastAsia" w:hAnsiTheme="minorEastAsia" w:cs="Helvetica"/>
          <w:b/>
          <w:bCs/>
          <w:color w:val="000000" w:themeColor="text1"/>
          <w:kern w:val="1"/>
          <w:sz w:val="19"/>
          <w:szCs w:val="19"/>
        </w:rPr>
        <w:t>제3조 (위탁업무의 목적)</w:t>
      </w: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</w:t>
      </w:r>
      <w:r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t>①</w:t>
      </w: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“수탁자”는 계약이 정하는 바에 따라 다음과 같은 목적으로 개인정보 처리 업무를 수행한다.</w:t>
      </w:r>
    </w:p>
    <w:p w14:paraId="2B096B2E" w14:textId="77777777" w:rsidR="005A557D" w:rsidRPr="00B062D2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 1. 인증서비스 조회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 xml:space="preserve"> 및 이용,</w:t>
      </w:r>
      <w:r w:rsidR="009D5372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민원 및 분쟁처리</w:t>
      </w:r>
    </w:p>
    <w:p w14:paraId="236181AE" w14:textId="77777777" w:rsidR="005A557D" w:rsidRPr="00B062D2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 2. 부정이용방지, 서비스 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개선 및 통계</w:t>
      </w: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</w:t>
      </w:r>
    </w:p>
    <w:p w14:paraId="6EB8AC00" w14:textId="77777777" w:rsidR="005A557D" w:rsidRPr="00B062D2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 3. 채널메시지 발송 </w:t>
      </w:r>
    </w:p>
    <w:p w14:paraId="3DAB7A41" w14:textId="77777777" w:rsidR="005A557D" w:rsidRPr="00B062D2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</w:p>
    <w:p w14:paraId="767DEBFF" w14:textId="77777777" w:rsidR="006D3C1D" w:rsidRPr="00B062D2" w:rsidRDefault="005A557D" w:rsidP="006D3C1D">
      <w:pPr>
        <w:wordWrap/>
        <w:adjustRightInd w:val="0"/>
        <w:ind w:left="240" w:hanging="240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  <w:r w:rsidRPr="00B062D2">
        <w:rPr>
          <w:rFonts w:asciiTheme="minorEastAsia" w:hAnsiTheme="minorEastAsia" w:cs="Helvetica"/>
          <w:b/>
          <w:bCs/>
          <w:color w:val="000000" w:themeColor="text1"/>
          <w:kern w:val="1"/>
          <w:sz w:val="19"/>
          <w:szCs w:val="19"/>
        </w:rPr>
        <w:t>제4조 (</w:t>
      </w:r>
      <w:r w:rsidR="003E2450" w:rsidRPr="00B062D2">
        <w:rPr>
          <w:rFonts w:asciiTheme="minorEastAsia" w:hAnsiTheme="minorEastAsia" w:cs="Helvetica" w:hint="eastAsia"/>
          <w:b/>
          <w:bCs/>
          <w:color w:val="000000" w:themeColor="text1"/>
          <w:kern w:val="1"/>
          <w:sz w:val="19"/>
          <w:szCs w:val="19"/>
        </w:rPr>
        <w:t>개인</w:t>
      </w:r>
      <w:r w:rsidR="006D3C1D" w:rsidRPr="00B062D2">
        <w:rPr>
          <w:rFonts w:asciiTheme="minorEastAsia" w:hAnsiTheme="minorEastAsia" w:cs="Helvetica" w:hint="eastAsia"/>
          <w:b/>
          <w:bCs/>
          <w:color w:val="000000" w:themeColor="text1"/>
          <w:kern w:val="1"/>
          <w:sz w:val="19"/>
          <w:szCs w:val="19"/>
        </w:rPr>
        <w:t>(신용)</w:t>
      </w:r>
      <w:r w:rsidR="003E2450" w:rsidRPr="00B062D2">
        <w:rPr>
          <w:rFonts w:asciiTheme="minorEastAsia" w:hAnsiTheme="minorEastAsia" w:cs="Helvetica" w:hint="eastAsia"/>
          <w:b/>
          <w:bCs/>
          <w:color w:val="000000" w:themeColor="text1"/>
          <w:kern w:val="1"/>
          <w:sz w:val="19"/>
          <w:szCs w:val="19"/>
        </w:rPr>
        <w:t>정보 항목 및 보유</w:t>
      </w:r>
      <w:r w:rsidR="006D3C1D" w:rsidRPr="00B062D2">
        <w:rPr>
          <w:rFonts w:asciiTheme="minorEastAsia" w:hAnsiTheme="minorEastAsia" w:cs="Helvetica" w:hint="eastAsia"/>
          <w:b/>
          <w:bCs/>
          <w:color w:val="000000" w:themeColor="text1"/>
          <w:kern w:val="1"/>
          <w:sz w:val="19"/>
          <w:szCs w:val="19"/>
        </w:rPr>
        <w:t>/이용기</w:t>
      </w:r>
      <w:r w:rsidRPr="00B062D2">
        <w:rPr>
          <w:rFonts w:asciiTheme="minorEastAsia" w:hAnsiTheme="minorEastAsia" w:cs="Helvetica"/>
          <w:b/>
          <w:bCs/>
          <w:color w:val="000000" w:themeColor="text1"/>
          <w:kern w:val="1"/>
          <w:sz w:val="19"/>
          <w:szCs w:val="19"/>
        </w:rPr>
        <w:t xml:space="preserve">간) </w:t>
      </w:r>
      <w:r w:rsidR="006D3C1D"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t>① “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>수탁자</w:t>
      </w:r>
      <w:r w:rsidR="006D3C1D"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t>”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 xml:space="preserve">는 위탁 업무 </w:t>
      </w:r>
      <w:r w:rsid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 xml:space="preserve">처리 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>목적에 따</w:t>
      </w:r>
      <w:r w:rsidR="009D5372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>라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 xml:space="preserve"> </w:t>
      </w:r>
      <w:r w:rsid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 xml:space="preserve">전달하는 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>개인</w:t>
      </w:r>
      <w:r w:rsidR="009D5372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>(신용)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 xml:space="preserve">정보의 항목과 보유 및 이용기간을 </w:t>
      </w:r>
      <w:r w:rsidR="006D3C1D"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t>“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>위탁자</w:t>
      </w:r>
      <w:r w:rsidR="006D3C1D"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t>”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>와 협의하여 아래와 같이 정한다.</w:t>
      </w:r>
      <w:r w:rsidR="006D3C1D"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t xml:space="preserve"> </w:t>
      </w:r>
      <w:r w:rsidR="006D3C1D"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br/>
      </w:r>
      <w:r w:rsidR="006D3C1D" w:rsidRPr="00B062D2">
        <w:rPr>
          <w:rFonts w:asciiTheme="minorEastAsia" w:hAnsiTheme="minorEastAsia" w:cs="Cambria Math"/>
          <w:color w:val="000000" w:themeColor="text1"/>
          <w:spacing w:val="-1"/>
          <w:kern w:val="1"/>
          <w:sz w:val="19"/>
          <w:szCs w:val="19"/>
        </w:rPr>
        <w:t xml:space="preserve">② </w:t>
      </w:r>
      <w:r w:rsidR="006D3C1D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“</w:t>
      </w:r>
      <w:r w:rsidR="006D3C1D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위탁자</w:t>
      </w:r>
      <w:r w:rsidR="006D3C1D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”가 “</w:t>
      </w:r>
      <w:r w:rsidR="006D3C1D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수탁자</w:t>
      </w:r>
      <w:r w:rsidR="006D3C1D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”에게 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전달</w:t>
      </w:r>
      <w:r w:rsidR="006D3C1D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하는 고객의 개인(신용)정보는 다음과 같다.</w:t>
      </w:r>
    </w:p>
    <w:p w14:paraId="57D3946A" w14:textId="77777777" w:rsidR="006D3C1D" w:rsidRPr="005E7B7D" w:rsidRDefault="006D3C1D" w:rsidP="006D3C1D">
      <w:pPr>
        <w:wordWrap/>
        <w:adjustRightInd w:val="0"/>
        <w:ind w:left="240" w:hanging="240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  <w:r w:rsidRPr="005E7B7D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     1. C.I</w:t>
      </w:r>
    </w:p>
    <w:p w14:paraId="6AF18D3B" w14:textId="77777777" w:rsidR="006D3C1D" w:rsidRPr="00B062D2" w:rsidRDefault="006D3C1D" w:rsidP="006D3C1D">
      <w:pPr>
        <w:wordWrap/>
        <w:adjustRightInd w:val="0"/>
        <w:ind w:left="240" w:hanging="240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  <w:r w:rsidRPr="005E7B7D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     2. 생년월일, 휴대폰번호, 성명</w:t>
      </w: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br/>
      </w:r>
      <w:r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t>③</w:t>
      </w: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제2항</w:t>
      </w:r>
      <w:r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 xml:space="preserve">에서 </w:t>
      </w:r>
      <w:r w:rsid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각 호의</w:t>
      </w:r>
      <w:r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 xml:space="preserve"> 개인(신용)정보의 보유 및 이용기간은 </w:t>
      </w:r>
      <w:r w:rsidR="009D5372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“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수탁자</w:t>
      </w:r>
      <w:r w:rsidR="009D5372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”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 xml:space="preserve">가 </w:t>
      </w:r>
      <w:r w:rsidR="009D5372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“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위탁자</w:t>
      </w:r>
      <w:r w:rsidR="009D5372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”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에게서 해당 정보를 전달</w:t>
      </w:r>
      <w:r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 xml:space="preserve"> 받은 날로부터 </w:t>
      </w: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6</w:t>
      </w:r>
      <w:r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개월로 한다.</w:t>
      </w: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</w:t>
      </w:r>
    </w:p>
    <w:p w14:paraId="4FC411C2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</w:p>
    <w:p w14:paraId="2FEA2D19" w14:textId="351C9AA2" w:rsidR="005A557D" w:rsidRPr="00086EDF" w:rsidRDefault="005A557D" w:rsidP="008F6665">
      <w:pPr>
        <w:wordWrap/>
        <w:adjustRightInd w:val="0"/>
        <w:ind w:left="240" w:hanging="240"/>
        <w:rPr>
          <w:rFonts w:asciiTheme="minorEastAsia" w:hAnsiTheme="minorEastAsia" w:cs="Helvetica"/>
          <w:kern w:val="0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 xml:space="preserve">제5조 (재위탁 제한) </w:t>
      </w:r>
      <w:r w:rsidR="008F6665" w:rsidRPr="00086EDF">
        <w:rPr>
          <w:rFonts w:asciiTheme="minorEastAsia" w:hAnsiTheme="minorEastAsia" w:cs="Helvetica"/>
          <w:kern w:val="0"/>
          <w:sz w:val="19"/>
          <w:szCs w:val="19"/>
        </w:rPr>
        <w:t xml:space="preserve">“수탁자”는 “위탁자”의 사전 승인이 없이, “위탁자”로부터 위임받은 업무를 제3자에게 위탁할 수 없고, “위탁자”로부터 위임받은 업무를 수행하는 과정에서 획득한 “위탁자”의 고객정보에 대한 정보처리 등 고객정보와 관련한 일체의 행위를 제3자에게 위탁 할 수 없다. 단, “위탁자”가 “수탁자”에 위탁한 업무의 원활한 수행을 위하여 [별첨1]에 따라 </w:t>
      </w:r>
      <w:r w:rsidR="001255C5">
        <w:rPr>
          <w:rFonts w:asciiTheme="minorEastAsia" w:hAnsiTheme="minorEastAsia" w:cs="Helvetica" w:hint="eastAsia"/>
          <w:kern w:val="0"/>
          <w:sz w:val="19"/>
          <w:szCs w:val="19"/>
        </w:rPr>
        <w:t>제</w:t>
      </w:r>
      <w:r w:rsidR="008F6665" w:rsidRPr="00086EDF">
        <w:rPr>
          <w:rFonts w:asciiTheme="minorEastAsia" w:hAnsiTheme="minorEastAsia" w:cs="Helvetica"/>
          <w:kern w:val="0"/>
          <w:sz w:val="19"/>
          <w:szCs w:val="19"/>
        </w:rPr>
        <w:t>3자 위탁에 동의한 업체의 경우는 예외로 한다.</w:t>
      </w:r>
    </w:p>
    <w:p w14:paraId="45D0E7F5" w14:textId="77777777" w:rsidR="008F6665" w:rsidRPr="00086EDF" w:rsidRDefault="008F6665" w:rsidP="008F6665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</w:p>
    <w:p w14:paraId="7A5F6D9A" w14:textId="435795B6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>제6조 (개인정보의 안전성 확보조치)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“수탁자”는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「개인정보 보호법」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제23조제2항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>,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제24조제3항 및 제29조, 같은 법 시행령 제21조 및 제30조, 「개인정보의 안전성 확보조치 </w:t>
      </w:r>
      <w:r w:rsidRPr="00086EDF">
        <w:rPr>
          <w:rFonts w:asciiTheme="minorEastAsia" w:hAnsiTheme="minorEastAsia" w:cs="Helvetica"/>
          <w:spacing w:val="-6"/>
          <w:kern w:val="1"/>
          <w:sz w:val="19"/>
          <w:szCs w:val="19"/>
        </w:rPr>
        <w:t>기준」에 따라 개인정보의 안전성 확보에 필요한 관리적</w:t>
      </w:r>
      <w:r w:rsidRPr="00086EDF">
        <w:rPr>
          <w:rFonts w:ascii="MS Gothic" w:eastAsia="MS Gothic" w:hAnsi="MS Gothic" w:cs="MS Gothic" w:hint="eastAsia"/>
          <w:spacing w:val="-6"/>
          <w:kern w:val="1"/>
          <w:sz w:val="19"/>
          <w:szCs w:val="19"/>
        </w:rPr>
        <w:t>․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기술적 조치를 취하여야 한다.</w:t>
      </w:r>
    </w:p>
    <w:p w14:paraId="39FCB7B7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b/>
          <w:bCs/>
          <w:kern w:val="1"/>
          <w:sz w:val="19"/>
          <w:szCs w:val="19"/>
        </w:rPr>
      </w:pPr>
    </w:p>
    <w:p w14:paraId="2F20AA3E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 xml:space="preserve">제7조 (개인정보의 처리제한) </w:t>
      </w:r>
      <w:r w:rsidRPr="00086EDF">
        <w:rPr>
          <w:rFonts w:asciiTheme="minorEastAsia" w:hAnsiTheme="minorEastAsia" w:cs="Cambria Math"/>
          <w:kern w:val="1"/>
          <w:sz w:val="19"/>
          <w:szCs w:val="19"/>
        </w:rPr>
        <w:t>①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“수탁자”는 계약기간은 물론 계약 종료 후에도 위탁업무 수행 목적 범위를 넘어 개인정보를 이용하거나 이를 제3자에게 제공 또는 누설하여서는 안 된다.</w:t>
      </w:r>
    </w:p>
    <w:p w14:paraId="132FE04C" w14:textId="61B85828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</w:t>
      </w:r>
      <w:r w:rsidRPr="00086EDF">
        <w:rPr>
          <w:rFonts w:asciiTheme="minorEastAsia" w:hAnsiTheme="minorEastAsia" w:cs="Cambria Math"/>
          <w:spacing w:val="-3"/>
          <w:kern w:val="1"/>
          <w:sz w:val="19"/>
          <w:szCs w:val="19"/>
        </w:rPr>
        <w:t>②</w:t>
      </w:r>
      <w:r w:rsidRPr="00086EDF">
        <w:rPr>
          <w:rFonts w:asciiTheme="minorEastAsia" w:hAnsiTheme="minorEastAsia" w:cs="Helvetica"/>
          <w:spacing w:val="-3"/>
          <w:kern w:val="1"/>
          <w:sz w:val="19"/>
          <w:szCs w:val="19"/>
        </w:rPr>
        <w:t xml:space="preserve"> “수탁자”는 계약이 해지되거나 또는 계약기간이 만료된 경우 위탁업무와 관련하여 보유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하고 있는 개인정보를 「개인정보 보호법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시행령</w:t>
      </w:r>
      <w:r w:rsidR="009B43ED" w:rsidRPr="00086EDF">
        <w:rPr>
          <w:rFonts w:asciiTheme="minorEastAsia" w:hAnsiTheme="minorEastAsia" w:cs="Helvetica"/>
          <w:kern w:val="1"/>
          <w:sz w:val="19"/>
          <w:szCs w:val="19"/>
        </w:rPr>
        <w:t>」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제16조 및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「개인정보의 안전성 확보조치 기준」</w:t>
      </w:r>
      <w:r w:rsidR="009C24C6">
        <w:rPr>
          <w:rFonts w:asciiTheme="minorEastAsia" w:hAnsiTheme="minorEastAsia" w:cs="Helvetica"/>
          <w:kern w:val="1"/>
          <w:sz w:val="19"/>
          <w:szCs w:val="19"/>
        </w:rPr>
        <w:t xml:space="preserve"> 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>제1</w:t>
      </w:r>
      <w:r w:rsidR="009C24C6">
        <w:rPr>
          <w:rFonts w:asciiTheme="minorEastAsia" w:hAnsiTheme="minorEastAsia" w:cs="Helvetica"/>
          <w:kern w:val="1"/>
          <w:sz w:val="19"/>
          <w:szCs w:val="19"/>
        </w:rPr>
        <w:t>3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>조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에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lastRenderedPageBreak/>
        <w:t xml:space="preserve">따라 즉시 파기하거나 “위탁자”에게 반납하여야 한다.  </w:t>
      </w:r>
    </w:p>
    <w:p w14:paraId="2EBC79EF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</w:t>
      </w:r>
      <w:r w:rsidRPr="00086EDF">
        <w:rPr>
          <w:rFonts w:asciiTheme="minorEastAsia" w:hAnsiTheme="minorEastAsia" w:cs="Cambria Math"/>
          <w:kern w:val="1"/>
          <w:sz w:val="19"/>
          <w:szCs w:val="19"/>
        </w:rPr>
        <w:t>③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제2항에 따라 “수탁자”가 개인정보를 파기한 경우 지체없이 “위탁자”에게 그 결과를 통보하여야 한다.</w:t>
      </w:r>
    </w:p>
    <w:p w14:paraId="0F9E93C1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</w:p>
    <w:p w14:paraId="519702FE" w14:textId="77777777" w:rsidR="005A557D" w:rsidRPr="00086EDF" w:rsidRDefault="005A557D" w:rsidP="005A557D">
      <w:pPr>
        <w:wordWrap/>
        <w:adjustRightInd w:val="0"/>
        <w:ind w:left="260" w:hanging="26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 xml:space="preserve">제8조 (수탁자에 대한 관리·감독 등) </w:t>
      </w:r>
      <w:r w:rsidRPr="00086EDF">
        <w:rPr>
          <w:rFonts w:asciiTheme="minorEastAsia" w:hAnsiTheme="minorEastAsia" w:cs="Cambria Math"/>
          <w:kern w:val="1"/>
          <w:sz w:val="19"/>
          <w:szCs w:val="19"/>
        </w:rPr>
        <w:t>①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“위탁자”는 “수탁자”에 대하여 다음 각 호의 사항을 감독할 수 있으며, “수탁자”는 특별한 사유가 없는 한 이에 응하여야 한다.</w:t>
      </w:r>
    </w:p>
    <w:p w14:paraId="295AA6BD" w14:textId="77777777" w:rsidR="005A557D" w:rsidRPr="00086EDF" w:rsidRDefault="005A557D" w:rsidP="005A557D">
      <w:pPr>
        <w:wordWrap/>
        <w:adjustRightInd w:val="0"/>
        <w:ind w:left="260" w:hanging="26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 1. 개인정보의 처리 현황</w:t>
      </w:r>
    </w:p>
    <w:p w14:paraId="15BB59AF" w14:textId="77777777" w:rsidR="005A557D" w:rsidRPr="00086EDF" w:rsidRDefault="005A557D" w:rsidP="005A557D">
      <w:pPr>
        <w:wordWrap/>
        <w:adjustRightInd w:val="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 2. 개인정보의 접근 또는 접속현황</w:t>
      </w:r>
    </w:p>
    <w:p w14:paraId="4F6C4AD1" w14:textId="77777777" w:rsidR="005A557D" w:rsidRPr="00086EDF" w:rsidRDefault="005A557D" w:rsidP="005A557D">
      <w:pPr>
        <w:wordWrap/>
        <w:adjustRightInd w:val="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 3. 개인정보 접근 또는 접속 대상자</w:t>
      </w:r>
    </w:p>
    <w:p w14:paraId="2B22E11D" w14:textId="77777777" w:rsidR="009C24C6" w:rsidRDefault="005A557D" w:rsidP="005A557D">
      <w:pPr>
        <w:wordWrap/>
        <w:adjustRightInd w:val="0"/>
        <w:ind w:left="389" w:hanging="389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 4. 목적외 이용</w:t>
      </w:r>
      <w:r w:rsidRPr="00086EDF">
        <w:rPr>
          <w:rFonts w:ascii="MS Gothic" w:eastAsia="MS Gothic" w:hAnsi="MS Gothic" w:cs="MS Gothic" w:hint="eastAsia"/>
          <w:kern w:val="1"/>
          <w:sz w:val="19"/>
          <w:szCs w:val="19"/>
        </w:rPr>
        <w:t>․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제공 및 재위탁 금지 준수여부</w:t>
      </w:r>
    </w:p>
    <w:p w14:paraId="764CA0D6" w14:textId="77777777" w:rsidR="009C24C6" w:rsidRDefault="005A557D" w:rsidP="009C24C6">
      <w:pPr>
        <w:wordWrap/>
        <w:adjustRightInd w:val="0"/>
        <w:ind w:leftChars="50" w:left="100" w:firstLineChars="50" w:firstLine="95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="MS Gothic" w:eastAsia="MS Gothic" w:hAnsi="MS Gothic" w:cs="MS Gothic" w:hint="eastAsia"/>
          <w:kern w:val="1"/>
          <w:sz w:val="19"/>
          <w:szCs w:val="19"/>
        </w:rPr>
        <w:t> 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5. 암호화 등 안전성 확보조치 이행여부</w:t>
      </w:r>
    </w:p>
    <w:p w14:paraId="087F0F44" w14:textId="7422CE2E" w:rsidR="005A557D" w:rsidRPr="00086EDF" w:rsidRDefault="005A557D" w:rsidP="009C24C6">
      <w:pPr>
        <w:wordWrap/>
        <w:adjustRightInd w:val="0"/>
        <w:ind w:leftChars="50" w:left="100" w:firstLineChars="50" w:firstLine="95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="MS Gothic" w:eastAsia="MS Gothic" w:hAnsi="MS Gothic" w:cs="MS Gothic" w:hint="eastAsia"/>
          <w:kern w:val="1"/>
          <w:sz w:val="19"/>
          <w:szCs w:val="19"/>
        </w:rPr>
        <w:t> 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6. 그 밖에 개인정보의 보호를 위하여 필요한 사항</w:t>
      </w:r>
    </w:p>
    <w:p w14:paraId="0D79674B" w14:textId="52699973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</w:t>
      </w:r>
      <w:r w:rsidRPr="00086EDF">
        <w:rPr>
          <w:rFonts w:asciiTheme="minorEastAsia" w:hAnsiTheme="minorEastAsia" w:cs="Cambria Math"/>
          <w:kern w:val="1"/>
          <w:sz w:val="19"/>
          <w:szCs w:val="19"/>
        </w:rPr>
        <w:t>②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“위탁자”는 “수탁자”에 대하여 제1항 각 호의 사항에 대한 실태를 점검하여 시정을 요구할 수 있으며, “수탁자”는 특별한 사유가 없는 한 </w:t>
      </w:r>
      <w:r w:rsidR="001255C5">
        <w:rPr>
          <w:rFonts w:asciiTheme="minorEastAsia" w:hAnsiTheme="minorEastAsia" w:cs="Helvetica" w:hint="eastAsia"/>
          <w:kern w:val="1"/>
          <w:sz w:val="19"/>
          <w:szCs w:val="19"/>
        </w:rPr>
        <w:t xml:space="preserve">이를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이행하여야 한다.</w:t>
      </w:r>
    </w:p>
    <w:p w14:paraId="057C5595" w14:textId="7E8FBD2A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spacing w:val="-2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</w:t>
      </w:r>
      <w:r w:rsidRPr="00086EDF">
        <w:rPr>
          <w:rFonts w:asciiTheme="minorEastAsia" w:hAnsiTheme="minorEastAsia" w:cs="Cambria Math"/>
          <w:spacing w:val="-3"/>
          <w:kern w:val="1"/>
          <w:sz w:val="19"/>
          <w:szCs w:val="19"/>
        </w:rPr>
        <w:t>③</w:t>
      </w:r>
      <w:r w:rsidRPr="00086EDF">
        <w:rPr>
          <w:rFonts w:asciiTheme="minorEastAsia" w:hAnsiTheme="minorEastAsia" w:cs="Helvetica"/>
          <w:spacing w:val="-3"/>
          <w:kern w:val="1"/>
          <w:sz w:val="19"/>
          <w:szCs w:val="19"/>
        </w:rPr>
        <w:t xml:space="preserve"> “위탁자”는 </w:t>
      </w:r>
      <w:r w:rsidR="001255C5">
        <w:rPr>
          <w:rFonts w:asciiTheme="minorEastAsia" w:hAnsiTheme="minorEastAsia" w:cs="Helvetica" w:hint="eastAsia"/>
          <w:spacing w:val="-3"/>
          <w:kern w:val="1"/>
          <w:sz w:val="19"/>
          <w:szCs w:val="19"/>
        </w:rPr>
        <w:t>개인정보</w:t>
      </w:r>
      <w:r w:rsidRPr="00086EDF">
        <w:rPr>
          <w:rFonts w:asciiTheme="minorEastAsia" w:hAnsiTheme="minorEastAsia" w:cs="Helvetica"/>
          <w:spacing w:val="-3"/>
          <w:kern w:val="1"/>
          <w:sz w:val="19"/>
          <w:szCs w:val="19"/>
        </w:rPr>
        <w:t>처리위탁으로 인하여 정보주체의 개인정보가 분실·도난·유출·변조 또는 훼손</w:t>
      </w:r>
      <w:r w:rsidRPr="00086EDF">
        <w:rPr>
          <w:rFonts w:asciiTheme="minorEastAsia" w:hAnsiTheme="minorEastAsia" w:cs="Helvetica"/>
          <w:spacing w:val="-2"/>
          <w:kern w:val="1"/>
          <w:sz w:val="19"/>
          <w:szCs w:val="19"/>
        </w:rPr>
        <w:t>되지 아니하도록 1년에 1회 “수탁자”를 교육할 수 있으며, “수탁자”는 이에 응하여야 한다.</w:t>
      </w:r>
    </w:p>
    <w:p w14:paraId="0DEBE47D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spacing w:val="-3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</w:t>
      </w:r>
      <w:r w:rsidRPr="00086EDF">
        <w:rPr>
          <w:rFonts w:asciiTheme="minorEastAsia" w:hAnsiTheme="minorEastAsia" w:cs="Cambria Math"/>
          <w:kern w:val="1"/>
          <w:sz w:val="19"/>
          <w:szCs w:val="19"/>
        </w:rPr>
        <w:t>④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spacing w:val="-3"/>
          <w:kern w:val="1"/>
          <w:sz w:val="19"/>
          <w:szCs w:val="19"/>
        </w:rPr>
        <w:t>제1항에 따른 교육의 시기와 방법 등에 대해서는 “위탁자”는 “수탁자”와 협의하여 시행한다.</w:t>
      </w:r>
    </w:p>
    <w:p w14:paraId="2DA93B18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spacing w:val="-1"/>
          <w:kern w:val="1"/>
          <w:sz w:val="19"/>
          <w:szCs w:val="19"/>
        </w:rPr>
      </w:pPr>
    </w:p>
    <w:p w14:paraId="504CDD96" w14:textId="77777777" w:rsidR="005A557D" w:rsidRPr="00086EDF" w:rsidRDefault="005A557D" w:rsidP="005A557D">
      <w:pPr>
        <w:wordWrap/>
        <w:adjustRightInd w:val="0"/>
        <w:ind w:left="274" w:hanging="274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>제9조 (정보주체 권리보장)</w:t>
      </w:r>
      <w:r w:rsidRPr="00086EDF">
        <w:rPr>
          <w:rFonts w:asciiTheme="minorEastAsia" w:hAnsiTheme="minorEastAsia" w:cs="Helvetica"/>
          <w:b/>
          <w:bCs/>
          <w:spacing w:val="-7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“수탁자”는 정보주체의 개인정보 열람, 정정·삭제, 처리 정지 요청 등에 대응하기 위한 연락처 등 민원 창구를 마련해야 한다.</w:t>
      </w:r>
    </w:p>
    <w:p w14:paraId="2FDDA37A" w14:textId="77777777" w:rsidR="005A557D" w:rsidRPr="005E7B7D" w:rsidRDefault="005A557D" w:rsidP="005A557D">
      <w:pPr>
        <w:wordWrap/>
        <w:adjustRightInd w:val="0"/>
        <w:ind w:left="260" w:hanging="260"/>
        <w:rPr>
          <w:rFonts w:asciiTheme="minorEastAsia" w:hAnsiTheme="minorEastAsia" w:cs="Helvetica"/>
          <w:b/>
          <w:bCs/>
          <w:color w:val="000000" w:themeColor="text1"/>
          <w:spacing w:val="-1"/>
          <w:kern w:val="1"/>
          <w:sz w:val="19"/>
          <w:szCs w:val="19"/>
        </w:rPr>
      </w:pPr>
    </w:p>
    <w:p w14:paraId="64D54CF2" w14:textId="77777777" w:rsidR="005A557D" w:rsidRPr="00086EDF" w:rsidRDefault="005A557D" w:rsidP="005A557D">
      <w:pPr>
        <w:wordWrap/>
        <w:adjustRightInd w:val="0"/>
        <w:ind w:left="274" w:hanging="274"/>
        <w:rPr>
          <w:rFonts w:asciiTheme="minorEastAsia" w:hAnsiTheme="minorEastAsia" w:cs="Helvetica"/>
          <w:spacing w:val="-3"/>
          <w:kern w:val="1"/>
          <w:sz w:val="19"/>
          <w:szCs w:val="19"/>
        </w:rPr>
      </w:pPr>
      <w:r w:rsidRPr="005E7B7D">
        <w:rPr>
          <w:rFonts w:asciiTheme="minorEastAsia" w:hAnsiTheme="minorEastAsia" w:cs="Helvetica"/>
          <w:b/>
          <w:bCs/>
          <w:color w:val="000000" w:themeColor="text1"/>
          <w:kern w:val="1"/>
          <w:sz w:val="19"/>
          <w:szCs w:val="19"/>
        </w:rPr>
        <w:t>제10조 (개인정보의 파기)</w:t>
      </w:r>
      <w:r w:rsidRPr="005E7B7D">
        <w:rPr>
          <w:rFonts w:asciiTheme="minorEastAsia" w:hAnsiTheme="minorEastAsia" w:cs="Helvetica"/>
          <w:b/>
          <w:bCs/>
          <w:color w:val="000000" w:themeColor="text1"/>
          <w:spacing w:val="-6"/>
          <w:kern w:val="1"/>
          <w:sz w:val="19"/>
          <w:szCs w:val="19"/>
        </w:rPr>
        <w:t xml:space="preserve"> </w:t>
      </w:r>
      <w:r w:rsidRPr="005E7B7D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“수탁자”는 제4</w:t>
      </w:r>
      <w:r w:rsidR="00A97A83" w:rsidRPr="005E7B7D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조</w:t>
      </w:r>
      <w:r w:rsidRPr="005E7B7D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의 위탁업무기간이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종료되면 특별한 사유가 없는 한 지체 없이 개인정보를 파기하고 이를 “위탁자”에게 확인받아야 한다. </w:t>
      </w:r>
      <w:r w:rsidRPr="00086EDF">
        <w:rPr>
          <w:rFonts w:asciiTheme="minorEastAsia" w:hAnsiTheme="minorEastAsia" w:cs="Helvetica"/>
          <w:spacing w:val="-3"/>
          <w:kern w:val="1"/>
          <w:sz w:val="19"/>
          <w:szCs w:val="19"/>
        </w:rPr>
        <w:t xml:space="preserve"> </w:t>
      </w:r>
    </w:p>
    <w:p w14:paraId="65F5C0A5" w14:textId="77777777" w:rsidR="005A557D" w:rsidRPr="00A97A83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</w:p>
    <w:p w14:paraId="1FEC66E4" w14:textId="57C01488" w:rsidR="005A557D" w:rsidRPr="00086EDF" w:rsidRDefault="005A557D" w:rsidP="005A557D">
      <w:pPr>
        <w:wordWrap/>
        <w:adjustRightInd w:val="0"/>
        <w:ind w:left="274" w:hanging="274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 xml:space="preserve">제11조 (손해배상) </w:t>
      </w:r>
      <w:r w:rsidRPr="00086EDF">
        <w:rPr>
          <w:rFonts w:asciiTheme="minorEastAsia" w:hAnsiTheme="minorEastAsia" w:cs="Cambria Math"/>
          <w:kern w:val="1"/>
          <w:sz w:val="19"/>
          <w:szCs w:val="19"/>
        </w:rPr>
        <w:t>①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“수탁자” 또는 “수탁자”의 임직원 기타 “수탁자”의 수탁자가 </w:t>
      </w:r>
      <w:r w:rsidR="001255C5">
        <w:rPr>
          <w:rFonts w:asciiTheme="minorEastAsia" w:hAnsiTheme="minorEastAsia" w:cs="Helvetica" w:hint="eastAsia"/>
          <w:kern w:val="1"/>
          <w:sz w:val="19"/>
          <w:szCs w:val="19"/>
        </w:rPr>
        <w:t>본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계약에 의하여 위탁 또는 재위탁 받은 업무를 수행함에 있어 </w:t>
      </w:r>
      <w:r w:rsidR="001255C5">
        <w:rPr>
          <w:rFonts w:asciiTheme="minorEastAsia" w:hAnsiTheme="minorEastAsia" w:cs="Helvetica" w:hint="eastAsia"/>
          <w:kern w:val="1"/>
          <w:sz w:val="19"/>
          <w:szCs w:val="19"/>
        </w:rPr>
        <w:t>본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계약에 따른 의무를 위반하거나 “수탁자” 또는 “수탁자”의 임직원 기타 “수탁자”의 수탁자의 귀책사유로 인하여 </w:t>
      </w:r>
      <w:r w:rsidR="001255C5">
        <w:rPr>
          <w:rFonts w:asciiTheme="minorEastAsia" w:hAnsiTheme="minorEastAsia" w:cs="Helvetica" w:hint="eastAsia"/>
          <w:kern w:val="1"/>
          <w:sz w:val="19"/>
          <w:szCs w:val="19"/>
        </w:rPr>
        <w:t>본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계약이 해지되어 “위탁자” 또는 개인정보주체 기타 제3자에게 손해가 발생한 경우 “수탁자”는 그 손해를 배상하여야 한다.</w:t>
      </w:r>
    </w:p>
    <w:p w14:paraId="4B33F05A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strike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</w:t>
      </w:r>
      <w:r w:rsidRPr="00086EDF">
        <w:rPr>
          <w:rFonts w:asciiTheme="minorEastAsia" w:hAnsiTheme="minorEastAsia" w:cs="Cambria Math"/>
          <w:spacing w:val="-3"/>
          <w:kern w:val="1"/>
          <w:sz w:val="19"/>
          <w:szCs w:val="19"/>
        </w:rPr>
        <w:t>②</w:t>
      </w:r>
      <w:r w:rsidRPr="00086EDF">
        <w:rPr>
          <w:rFonts w:asciiTheme="minorEastAsia" w:hAnsiTheme="minorEastAsia" w:cs="Helvetica"/>
          <w:spacing w:val="-3"/>
          <w:kern w:val="1"/>
          <w:sz w:val="19"/>
          <w:szCs w:val="19"/>
        </w:rPr>
        <w:t xml:space="preserve"> 제1항과 관련하여 개인정보주체 기타 제3자에게 발생한 손해에 대하여 “위탁자”가 전부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또는 일부를 배상한 때에는 “위탁자”는 이를 “수탁자”에게 구상할 수 있다. </w:t>
      </w:r>
    </w:p>
    <w:p w14:paraId="22987707" w14:textId="77777777" w:rsidR="00086EDF" w:rsidRDefault="00086EDF" w:rsidP="00086EDF">
      <w:pPr>
        <w:wordWrap/>
        <w:adjustRightInd w:val="0"/>
        <w:ind w:firstLine="200"/>
        <w:rPr>
          <w:rFonts w:asciiTheme="minorEastAsia" w:hAnsiTheme="minorEastAsia" w:cs="Helvetica"/>
          <w:kern w:val="1"/>
          <w:sz w:val="19"/>
          <w:szCs w:val="19"/>
        </w:rPr>
      </w:pPr>
    </w:p>
    <w:p w14:paraId="4E1B0236" w14:textId="77777777" w:rsidR="008F6665" w:rsidRPr="00086EDF" w:rsidRDefault="005A557D" w:rsidP="00086EDF">
      <w:pPr>
        <w:wordWrap/>
        <w:adjustRightInd w:val="0"/>
        <w:ind w:firstLine="20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>본 계약의 내용을 증명하기 위하여 계약서 2부를 작성하고, “위탁자”와 “수탁자”가 서명 또는 날인한 후 각 1부씩 보관한다.</w:t>
      </w:r>
    </w:p>
    <w:p w14:paraId="50790A4D" w14:textId="77777777" w:rsidR="005A557D" w:rsidRPr="00086EDF" w:rsidRDefault="005A557D" w:rsidP="005A557D">
      <w:pPr>
        <w:wordWrap/>
        <w:adjustRightInd w:val="0"/>
        <w:rPr>
          <w:rFonts w:asciiTheme="minorEastAsia" w:hAnsiTheme="minorEastAsia" w:cs="Helvetica"/>
          <w:kern w:val="1"/>
          <w:sz w:val="19"/>
          <w:szCs w:val="19"/>
        </w:rPr>
      </w:pPr>
    </w:p>
    <w:p w14:paraId="4E8D1E3D" w14:textId="0B987A13" w:rsidR="005A557D" w:rsidRPr="00721DD7" w:rsidRDefault="005A557D" w:rsidP="005A557D">
      <w:pPr>
        <w:wordWrap/>
        <w:adjustRightInd w:val="0"/>
        <w:ind w:firstLine="200"/>
        <w:jc w:val="center"/>
        <w:rPr>
          <w:rFonts w:asciiTheme="minorEastAsia" w:hAnsiTheme="minorEastAsia" w:cs="Helvetica"/>
          <w:kern w:val="1"/>
          <w:sz w:val="19"/>
          <w:szCs w:val="19"/>
        </w:rPr>
      </w:pPr>
      <w:r w:rsidRPr="00721DD7">
        <w:rPr>
          <w:rFonts w:asciiTheme="minorEastAsia" w:hAnsiTheme="minorEastAsia" w:cs="Helvetica"/>
          <w:kern w:val="1"/>
          <w:sz w:val="19"/>
          <w:szCs w:val="19"/>
        </w:rPr>
        <w:t>202</w:t>
      </w:r>
      <w:r w:rsidR="00FF2B4A">
        <w:rPr>
          <w:rFonts w:asciiTheme="minorEastAsia" w:hAnsiTheme="minorEastAsia" w:cs="Helvetica" w:hint="eastAsia"/>
          <w:kern w:val="1"/>
          <w:sz w:val="19"/>
          <w:szCs w:val="19"/>
        </w:rPr>
        <w:t>6</w:t>
      </w:r>
      <w:r w:rsidRPr="00721DD7">
        <w:rPr>
          <w:rFonts w:asciiTheme="minorEastAsia" w:hAnsiTheme="minorEastAsia" w:cs="Helvetica"/>
          <w:kern w:val="1"/>
          <w:sz w:val="19"/>
          <w:szCs w:val="19"/>
        </w:rPr>
        <w:t xml:space="preserve">.  </w:t>
      </w:r>
      <w:r w:rsidR="00FF2B4A">
        <w:rPr>
          <w:rFonts w:asciiTheme="minorEastAsia" w:hAnsiTheme="minorEastAsia" w:cs="Helvetica" w:hint="eastAsia"/>
          <w:kern w:val="1"/>
          <w:sz w:val="19"/>
          <w:szCs w:val="19"/>
        </w:rPr>
        <w:t>1</w:t>
      </w:r>
      <w:r w:rsidR="00721DD7" w:rsidRPr="00721DD7">
        <w:rPr>
          <w:rFonts w:asciiTheme="minorEastAsia" w:hAnsiTheme="minorEastAsia" w:cs="Helvetica" w:hint="eastAsia"/>
          <w:kern w:val="1"/>
          <w:sz w:val="19"/>
          <w:szCs w:val="19"/>
        </w:rPr>
        <w:t>.</w:t>
      </w:r>
      <w:r w:rsidRPr="00721DD7">
        <w:rPr>
          <w:rFonts w:asciiTheme="minorEastAsia" w:hAnsiTheme="minorEastAsia" w:cs="Helvetica"/>
          <w:kern w:val="1"/>
          <w:sz w:val="19"/>
          <w:szCs w:val="19"/>
        </w:rPr>
        <w:t xml:space="preserve">  </w:t>
      </w:r>
      <w:r w:rsidR="00FF2B4A">
        <w:rPr>
          <w:rFonts w:asciiTheme="minorEastAsia" w:hAnsiTheme="minorEastAsia" w:cs="Helvetica" w:hint="eastAsia"/>
          <w:kern w:val="1"/>
          <w:sz w:val="19"/>
          <w:szCs w:val="19"/>
        </w:rPr>
        <w:t>29</w:t>
      </w:r>
      <w:r w:rsidRPr="00721DD7">
        <w:rPr>
          <w:rFonts w:asciiTheme="minorEastAsia" w:hAnsiTheme="minorEastAsia" w:cs="Helvetica"/>
          <w:kern w:val="1"/>
          <w:sz w:val="19"/>
          <w:szCs w:val="19"/>
        </w:rPr>
        <w:t>.</w:t>
      </w:r>
    </w:p>
    <w:p w14:paraId="73B3858A" w14:textId="77777777" w:rsidR="008F6665" w:rsidRPr="00086EDF" w:rsidRDefault="008F6665" w:rsidP="005A557D">
      <w:pPr>
        <w:wordWrap/>
        <w:adjustRightInd w:val="0"/>
        <w:ind w:firstLine="200"/>
        <w:jc w:val="center"/>
        <w:rPr>
          <w:rFonts w:asciiTheme="minorEastAsia" w:hAnsiTheme="minorEastAsia" w:cs="Helvetica"/>
          <w:kern w:val="1"/>
          <w:sz w:val="19"/>
          <w:szCs w:val="19"/>
        </w:rPr>
      </w:pPr>
    </w:p>
    <w:tbl>
      <w:tblPr>
        <w:tblW w:w="9180" w:type="dxa"/>
        <w:tblInd w:w="-11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4"/>
        <w:gridCol w:w="4536"/>
      </w:tblGrid>
      <w:tr w:rsidR="005A557D" w:rsidRPr="00086EDF" w14:paraId="43D481C4" w14:textId="77777777" w:rsidTr="00086EDF">
        <w:tc>
          <w:tcPr>
            <w:tcW w:w="464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916FAC4" w14:textId="77777777" w:rsidR="005A557D" w:rsidRPr="00086EDF" w:rsidRDefault="005A557D" w:rsidP="005A557D">
            <w:pPr>
              <w:wordWrap/>
              <w:adjustRightInd w:val="0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위탁자</w:t>
            </w:r>
          </w:p>
          <w:p w14:paraId="0A4F787D" w14:textId="77777777" w:rsidR="007D6292" w:rsidRDefault="005A557D" w:rsidP="00307F64">
            <w:pPr>
              <w:widowControl/>
              <w:wordWrap/>
              <w:autoSpaceDE/>
              <w:autoSpaceDN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주  소 :</w:t>
            </w:r>
            <w:r w:rsidR="00307F64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7D6292" w:rsidRPr="007D6292">
              <w:rPr>
                <w:rFonts w:asciiTheme="minorEastAsia" w:hAnsiTheme="minorEastAsia" w:cs="Helvetica" w:hint="eastAsia"/>
                <w:color w:val="EE0000"/>
                <w:spacing w:val="-2"/>
                <w:kern w:val="1"/>
                <w:sz w:val="19"/>
                <w:szCs w:val="19"/>
              </w:rPr>
              <w:t>OOO</w:t>
            </w:r>
            <w:r w:rsidR="007D6292"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</w:p>
          <w:p w14:paraId="1BCE09D0" w14:textId="745209D0" w:rsidR="005A557D" w:rsidRPr="00307F64" w:rsidRDefault="005A557D" w:rsidP="00307F64">
            <w:pPr>
              <w:widowControl/>
              <w:wordWrap/>
              <w:autoSpaceDE/>
              <w:autoSpaceDN/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기관(회사)명 : </w:t>
            </w:r>
            <w:r w:rsidR="007D6292" w:rsidRPr="007D6292">
              <w:rPr>
                <w:rFonts w:asciiTheme="minorEastAsia" w:hAnsiTheme="minorEastAsia" w:cs="Helvetica" w:hint="eastAsia"/>
                <w:color w:val="EE0000"/>
                <w:spacing w:val="-2"/>
                <w:kern w:val="1"/>
                <w:sz w:val="19"/>
                <w:szCs w:val="19"/>
              </w:rPr>
              <w:t>OOO</w:t>
            </w:r>
          </w:p>
          <w:p w14:paraId="4A5B1FB1" w14:textId="706A5EA0" w:rsidR="005A557D" w:rsidRPr="00086EDF" w:rsidRDefault="00FF2B4A" w:rsidP="005A557D">
            <w:pPr>
              <w:wordWrap/>
              <w:adjustRightInd w:val="0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추진 준비 위원장</w:t>
            </w:r>
            <w:r w:rsidR="005A557D"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성명 : </w:t>
            </w:r>
            <w:r w:rsidR="007D6292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O O O</w:t>
            </w:r>
            <w:r w:rsidR="005A557D"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     (인)</w:t>
            </w:r>
          </w:p>
        </w:tc>
        <w:tc>
          <w:tcPr>
            <w:tcW w:w="45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4DBACCF" w14:textId="77777777" w:rsidR="005A557D" w:rsidRPr="00086EDF" w:rsidRDefault="005A557D" w:rsidP="005A557D">
            <w:pPr>
              <w:wordWrap/>
              <w:adjustRightInd w:val="0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수탁자</w:t>
            </w:r>
          </w:p>
          <w:p w14:paraId="1A813D12" w14:textId="03B86F5D" w:rsidR="005A557D" w:rsidRPr="00086EDF" w:rsidRDefault="005A557D" w:rsidP="005A557D">
            <w:pPr>
              <w:wordWrap/>
              <w:adjustRightInd w:val="0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주 소 : </w:t>
            </w:r>
            <w:r w:rsidR="006F4ECF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제주도 제주시 한림읍 한림상로 67</w:t>
            </w:r>
            <w:r w:rsidR="0047443C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901160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2</w:t>
            </w:r>
            <w:r w:rsidR="0047443C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층</w:t>
            </w:r>
          </w:p>
          <w:p w14:paraId="6B109408" w14:textId="73A8F13F" w:rsidR="005A557D" w:rsidRPr="00086EDF" w:rsidRDefault="005A557D" w:rsidP="005A557D">
            <w:pPr>
              <w:wordWrap/>
              <w:adjustRightInd w:val="0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기관(회사)명 : </w:t>
            </w:r>
            <w:r w:rsidR="0047443C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주식회사 와이더랩</w:t>
            </w: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</w:p>
          <w:p w14:paraId="760BF575" w14:textId="0982FAE1" w:rsidR="005A557D" w:rsidRPr="00086EDF" w:rsidRDefault="005A557D" w:rsidP="005A557D">
            <w:pPr>
              <w:wordWrap/>
              <w:adjustRightInd w:val="0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대표자 성명 : </w:t>
            </w:r>
            <w:r w:rsidR="0047443C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정</w:t>
            </w:r>
            <w:r w:rsidR="003F26F2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47443C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 xml:space="preserve"> </w:t>
            </w:r>
            <w:r w:rsidR="0047443C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47443C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용</w:t>
            </w:r>
            <w:r w:rsidR="003F26F2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47443C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 xml:space="preserve"> </w:t>
            </w:r>
            <w:r w:rsidR="0047443C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47443C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수</w:t>
            </w: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          (인)</w:t>
            </w:r>
          </w:p>
        </w:tc>
      </w:tr>
    </w:tbl>
    <w:p w14:paraId="5EE4C6FC" w14:textId="77777777" w:rsidR="007D6292" w:rsidRDefault="007D6292" w:rsidP="008F6665">
      <w:pPr>
        <w:wordWrap/>
        <w:adjustRightInd w:val="0"/>
        <w:spacing w:line="408" w:lineRule="auto"/>
        <w:rPr>
          <w:rFonts w:asciiTheme="minorEastAsia" w:hAnsiTheme="minorEastAsia" w:cs="Helvetica"/>
          <w:kern w:val="0"/>
          <w:sz w:val="18"/>
          <w:szCs w:val="18"/>
        </w:rPr>
      </w:pPr>
    </w:p>
    <w:p w14:paraId="1F455473" w14:textId="3BBD0E92" w:rsidR="008F6665" w:rsidRPr="008F6665" w:rsidRDefault="008F6665" w:rsidP="008F6665">
      <w:pPr>
        <w:wordWrap/>
        <w:adjustRightInd w:val="0"/>
        <w:spacing w:line="408" w:lineRule="auto"/>
        <w:rPr>
          <w:rFonts w:asciiTheme="minorEastAsia" w:hAnsiTheme="minorEastAsia" w:cs="Helvetica"/>
          <w:kern w:val="0"/>
          <w:sz w:val="18"/>
          <w:szCs w:val="18"/>
        </w:rPr>
      </w:pPr>
      <w:r w:rsidRPr="008F6665">
        <w:rPr>
          <w:rFonts w:asciiTheme="minorEastAsia" w:hAnsiTheme="minorEastAsia" w:cs="Helvetica"/>
          <w:kern w:val="0"/>
          <w:sz w:val="18"/>
          <w:szCs w:val="18"/>
        </w:rPr>
        <w:lastRenderedPageBreak/>
        <w:t>[ 별첨 1 ]</w:t>
      </w:r>
    </w:p>
    <w:p w14:paraId="41C58888" w14:textId="77777777" w:rsidR="008F6665" w:rsidRPr="008F6665" w:rsidRDefault="008F6665" w:rsidP="008F6665">
      <w:pPr>
        <w:wordWrap/>
        <w:adjustRightInd w:val="0"/>
        <w:spacing w:line="408" w:lineRule="auto"/>
        <w:rPr>
          <w:rFonts w:asciiTheme="minorEastAsia" w:hAnsiTheme="minorEastAsia" w:cs="Helvetica"/>
          <w:kern w:val="0"/>
          <w:sz w:val="18"/>
          <w:szCs w:val="18"/>
        </w:rPr>
      </w:pPr>
    </w:p>
    <w:p w14:paraId="5213B18E" w14:textId="77777777" w:rsidR="008F6665" w:rsidRPr="008F6665" w:rsidRDefault="008F6665" w:rsidP="008F6665">
      <w:pPr>
        <w:wordWrap/>
        <w:adjustRightInd w:val="0"/>
        <w:spacing w:line="408" w:lineRule="auto"/>
        <w:jc w:val="center"/>
        <w:rPr>
          <w:rFonts w:asciiTheme="minorEastAsia" w:hAnsiTheme="minorEastAsia" w:cs="Helvetica"/>
          <w:b/>
          <w:bCs/>
          <w:kern w:val="0"/>
          <w:sz w:val="28"/>
          <w:szCs w:val="28"/>
          <w:u w:val="single"/>
        </w:rPr>
      </w:pPr>
      <w:r w:rsidRPr="008F6665">
        <w:rPr>
          <w:rFonts w:asciiTheme="minorEastAsia" w:hAnsiTheme="minorEastAsia" w:cs="Helvetica"/>
          <w:b/>
          <w:bCs/>
          <w:kern w:val="0"/>
          <w:sz w:val="28"/>
          <w:szCs w:val="28"/>
          <w:u w:val="single"/>
        </w:rPr>
        <w:t>업무 재위탁 동의서</w:t>
      </w:r>
    </w:p>
    <w:p w14:paraId="588F80DB" w14:textId="77777777" w:rsidR="008F6665" w:rsidRDefault="008F6665" w:rsidP="00086EDF">
      <w:pPr>
        <w:jc w:val="center"/>
      </w:pPr>
    </w:p>
    <w:p w14:paraId="144F3D75" w14:textId="7DBDDD86" w:rsidR="008F6665" w:rsidRPr="00086EDF" w:rsidRDefault="007D6292" w:rsidP="00086EDF">
      <w:pPr>
        <w:rPr>
          <w:sz w:val="19"/>
          <w:szCs w:val="19"/>
        </w:rPr>
      </w:pPr>
      <w:r w:rsidRPr="007D6292">
        <w:rPr>
          <w:rFonts w:asciiTheme="minorEastAsia" w:hAnsiTheme="minorEastAsia" w:cs="Helvetica" w:hint="eastAsia"/>
          <w:color w:val="EE0000"/>
          <w:spacing w:val="-2"/>
          <w:kern w:val="1"/>
          <w:sz w:val="19"/>
          <w:szCs w:val="19"/>
        </w:rPr>
        <w:t>OOO</w:t>
      </w:r>
      <w:r w:rsidR="00307F64" w:rsidRPr="00086EDF">
        <w:rPr>
          <w:rFonts w:asciiTheme="minorEastAsia" w:hAnsiTheme="minorEastAsia" w:cs="Helvetica"/>
          <w:spacing w:val="-2"/>
          <w:kern w:val="1"/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(</w:t>
      </w:r>
      <w:r w:rsidR="008F6665" w:rsidRPr="00086EDF">
        <w:rPr>
          <w:sz w:val="19"/>
          <w:szCs w:val="19"/>
        </w:rPr>
        <w:t>이하</w:t>
      </w:r>
      <w:r w:rsidR="008F6665" w:rsidRPr="00086EDF">
        <w:rPr>
          <w:sz w:val="19"/>
          <w:szCs w:val="19"/>
        </w:rPr>
        <w:t xml:space="preserve"> “</w:t>
      </w:r>
      <w:r w:rsidR="008F6665" w:rsidRPr="00086EDF">
        <w:rPr>
          <w:rFonts w:hint="eastAsia"/>
          <w:sz w:val="19"/>
          <w:szCs w:val="19"/>
        </w:rPr>
        <w:t>위탁자</w:t>
      </w:r>
      <w:r w:rsidR="008F6665" w:rsidRPr="00086EDF">
        <w:rPr>
          <w:sz w:val="19"/>
          <w:szCs w:val="19"/>
        </w:rPr>
        <w:t>”)</w:t>
      </w:r>
      <w:r w:rsidR="008F6665" w:rsidRPr="00086EDF">
        <w:rPr>
          <w:sz w:val="19"/>
          <w:szCs w:val="19"/>
        </w:rPr>
        <w:t>은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주식회사</w:t>
      </w:r>
      <w:r w:rsidR="008F6665" w:rsidRPr="00086EDF">
        <w:rPr>
          <w:sz w:val="19"/>
          <w:szCs w:val="19"/>
        </w:rPr>
        <w:t xml:space="preserve"> </w:t>
      </w:r>
      <w:r w:rsidR="00307F64">
        <w:rPr>
          <w:rFonts w:hint="eastAsia"/>
          <w:sz w:val="19"/>
          <w:szCs w:val="19"/>
        </w:rPr>
        <w:t>(</w:t>
      </w:r>
      <w:r w:rsidR="00307F64">
        <w:rPr>
          <w:rFonts w:hint="eastAsia"/>
          <w:sz w:val="19"/>
          <w:szCs w:val="19"/>
        </w:rPr>
        <w:t>주</w:t>
      </w:r>
      <w:r w:rsidR="00307F64">
        <w:rPr>
          <w:rFonts w:hint="eastAsia"/>
          <w:sz w:val="19"/>
          <w:szCs w:val="19"/>
        </w:rPr>
        <w:t>)</w:t>
      </w:r>
      <w:r w:rsidR="00307F64">
        <w:rPr>
          <w:rFonts w:hint="eastAsia"/>
          <w:sz w:val="19"/>
          <w:szCs w:val="19"/>
        </w:rPr>
        <w:t>와이더랩</w:t>
      </w:r>
      <w:r w:rsidR="008F6665" w:rsidRPr="00086EDF">
        <w:rPr>
          <w:sz w:val="19"/>
          <w:szCs w:val="19"/>
        </w:rPr>
        <w:t>(</w:t>
      </w:r>
      <w:r w:rsidR="008F6665" w:rsidRPr="00086EDF">
        <w:rPr>
          <w:sz w:val="19"/>
          <w:szCs w:val="19"/>
        </w:rPr>
        <w:t>이하</w:t>
      </w:r>
      <w:r w:rsidR="008F6665" w:rsidRPr="00086EDF">
        <w:rPr>
          <w:sz w:val="19"/>
          <w:szCs w:val="19"/>
        </w:rPr>
        <w:t xml:space="preserve"> “</w:t>
      </w:r>
      <w:r w:rsidR="008F6665" w:rsidRPr="00086EDF">
        <w:rPr>
          <w:rFonts w:hint="eastAsia"/>
          <w:sz w:val="19"/>
          <w:szCs w:val="19"/>
        </w:rPr>
        <w:t>수탁자</w:t>
      </w:r>
      <w:r w:rsidR="008F6665" w:rsidRPr="00086EDF">
        <w:rPr>
          <w:sz w:val="19"/>
          <w:szCs w:val="19"/>
        </w:rPr>
        <w:t>”)</w:t>
      </w:r>
      <w:r w:rsidR="008F6665" w:rsidRPr="00086EDF">
        <w:rPr>
          <w:sz w:val="19"/>
          <w:szCs w:val="19"/>
        </w:rPr>
        <w:t>에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위탁한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업무의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원활한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수행을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위하여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아래의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내용에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한하여</w:t>
      </w:r>
      <w:r w:rsidR="008F6665" w:rsidRPr="00086EDF">
        <w:rPr>
          <w:sz w:val="19"/>
          <w:szCs w:val="19"/>
        </w:rPr>
        <w:t xml:space="preserve"> “</w:t>
      </w:r>
      <w:r w:rsidR="008F6665" w:rsidRPr="00086EDF">
        <w:rPr>
          <w:rFonts w:hint="eastAsia"/>
          <w:sz w:val="19"/>
          <w:szCs w:val="19"/>
        </w:rPr>
        <w:t>수탁자</w:t>
      </w:r>
      <w:r w:rsidR="008F6665" w:rsidRPr="00086EDF">
        <w:rPr>
          <w:sz w:val="19"/>
          <w:szCs w:val="19"/>
        </w:rPr>
        <w:t>”</w:t>
      </w:r>
      <w:r w:rsidR="008F6665" w:rsidRPr="00086EDF">
        <w:rPr>
          <w:sz w:val="19"/>
          <w:szCs w:val="19"/>
        </w:rPr>
        <w:t>의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제</w:t>
      </w:r>
      <w:r w:rsidR="008F6665" w:rsidRPr="00086EDF">
        <w:rPr>
          <w:sz w:val="19"/>
          <w:szCs w:val="19"/>
        </w:rPr>
        <w:t>3</w:t>
      </w:r>
      <w:r w:rsidR="008F6665" w:rsidRPr="00086EDF">
        <w:rPr>
          <w:sz w:val="19"/>
          <w:szCs w:val="19"/>
        </w:rPr>
        <w:t>자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위탁을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동의한다</w:t>
      </w:r>
      <w:r w:rsidR="008F6665" w:rsidRPr="00086EDF">
        <w:rPr>
          <w:sz w:val="19"/>
          <w:szCs w:val="19"/>
        </w:rPr>
        <w:t>. “</w:t>
      </w:r>
      <w:r w:rsidR="008F6665" w:rsidRPr="00086EDF">
        <w:rPr>
          <w:rFonts w:hint="eastAsia"/>
          <w:sz w:val="19"/>
          <w:szCs w:val="19"/>
        </w:rPr>
        <w:t>수탁자</w:t>
      </w:r>
      <w:r w:rsidR="008F6665" w:rsidRPr="00086EDF">
        <w:rPr>
          <w:sz w:val="19"/>
          <w:szCs w:val="19"/>
        </w:rPr>
        <w:t>”</w:t>
      </w:r>
      <w:r w:rsidR="008F6665" w:rsidRPr="00086EDF">
        <w:rPr>
          <w:rFonts w:hint="eastAsia"/>
          <w:sz w:val="19"/>
          <w:szCs w:val="19"/>
        </w:rPr>
        <w:t>는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재위탁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업체에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대해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개인정보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보</w:t>
      </w:r>
      <w:r w:rsidR="009C24C6">
        <w:rPr>
          <w:rFonts w:hint="eastAsia"/>
          <w:sz w:val="19"/>
          <w:szCs w:val="19"/>
        </w:rPr>
        <w:t>호를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철저히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관리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감독하도록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한다</w:t>
      </w:r>
      <w:r w:rsidR="008F6665" w:rsidRPr="00086EDF">
        <w:rPr>
          <w:sz w:val="19"/>
          <w:szCs w:val="19"/>
        </w:rPr>
        <w:t>.</w:t>
      </w:r>
    </w:p>
    <w:p w14:paraId="3EF57A8F" w14:textId="77777777" w:rsidR="008F6665" w:rsidRPr="008F6665" w:rsidRDefault="008F6665" w:rsidP="008F6665">
      <w:pPr>
        <w:wordWrap/>
        <w:adjustRightInd w:val="0"/>
        <w:spacing w:line="408" w:lineRule="auto"/>
        <w:rPr>
          <w:rFonts w:asciiTheme="minorEastAsia" w:hAnsiTheme="minorEastAsia" w:cs="Helvetica"/>
          <w:kern w:val="1"/>
          <w:sz w:val="18"/>
          <w:szCs w:val="18"/>
        </w:rPr>
      </w:pPr>
    </w:p>
    <w:tbl>
      <w:tblPr>
        <w:tblW w:w="9179" w:type="dxa"/>
        <w:tblInd w:w="-112" w:type="dxa"/>
        <w:tblBorders>
          <w:top w:val="single" w:sz="2" w:space="0" w:color="auto"/>
          <w:left w:val="single" w:sz="2" w:space="0" w:color="auto"/>
          <w:right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5"/>
        <w:gridCol w:w="5244"/>
      </w:tblGrid>
      <w:tr w:rsidR="008F6665" w:rsidRPr="008F6665" w14:paraId="7C9786E5" w14:textId="77777777" w:rsidTr="00086EDF">
        <w:trPr>
          <w:trHeight w:val="436"/>
        </w:trPr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00" w:type="nil"/>
              <w:right w:w="100" w:type="nil"/>
            </w:tcMar>
            <w:vAlign w:val="center"/>
          </w:tcPr>
          <w:p w14:paraId="6A6B9D9B" w14:textId="77777777" w:rsidR="008F6665" w:rsidRPr="008F6665" w:rsidRDefault="008F6665">
            <w:pPr>
              <w:wordWrap/>
              <w:adjustRightInd w:val="0"/>
              <w:jc w:val="center"/>
              <w:rPr>
                <w:rFonts w:asciiTheme="minorEastAsia" w:hAnsiTheme="minorEastAsia" w:cs="Helvetica"/>
                <w:b/>
                <w:bCs/>
                <w:kern w:val="1"/>
                <w:sz w:val="18"/>
                <w:szCs w:val="18"/>
              </w:rPr>
            </w:pPr>
            <w:r w:rsidRPr="008F6665">
              <w:rPr>
                <w:rFonts w:asciiTheme="minorEastAsia" w:hAnsiTheme="minorEastAsia" w:cs="Helvetica"/>
                <w:b/>
                <w:bCs/>
                <w:kern w:val="1"/>
                <w:sz w:val="18"/>
                <w:szCs w:val="18"/>
              </w:rPr>
              <w:t>구 분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00" w:type="nil"/>
              <w:right w:w="100" w:type="nil"/>
            </w:tcMar>
            <w:vAlign w:val="center"/>
          </w:tcPr>
          <w:p w14:paraId="3D8A4576" w14:textId="77777777" w:rsidR="008F6665" w:rsidRPr="008F6665" w:rsidRDefault="008F6665">
            <w:pPr>
              <w:wordWrap/>
              <w:adjustRightInd w:val="0"/>
              <w:jc w:val="center"/>
              <w:rPr>
                <w:rFonts w:asciiTheme="minorEastAsia" w:hAnsiTheme="minorEastAsia" w:cs="Helvetica"/>
                <w:b/>
                <w:bCs/>
                <w:kern w:val="1"/>
                <w:sz w:val="18"/>
                <w:szCs w:val="18"/>
              </w:rPr>
            </w:pPr>
            <w:r w:rsidRPr="008F6665">
              <w:rPr>
                <w:rFonts w:asciiTheme="minorEastAsia" w:hAnsiTheme="minorEastAsia" w:cs="Helvetica"/>
                <w:b/>
                <w:bCs/>
                <w:kern w:val="1"/>
                <w:sz w:val="18"/>
                <w:szCs w:val="18"/>
              </w:rPr>
              <w:t>내 용</w:t>
            </w:r>
          </w:p>
        </w:tc>
      </w:tr>
      <w:tr w:rsidR="008F6665" w:rsidRPr="008F6665" w14:paraId="7FA4E441" w14:textId="77777777" w:rsidTr="00086EDF">
        <w:tblPrEx>
          <w:tblBorders>
            <w:top w:val="none" w:sz="0" w:space="0" w:color="auto"/>
          </w:tblBorders>
        </w:tblPrEx>
        <w:trPr>
          <w:trHeight w:val="1879"/>
        </w:trPr>
        <w:tc>
          <w:tcPr>
            <w:tcW w:w="3935" w:type="dxa"/>
            <w:tcBorders>
              <w:top w:val="single" w:sz="4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5C1F06E3" w14:textId="77777777" w:rsidR="008F6665" w:rsidRPr="00721DD7" w:rsidRDefault="008F6665" w:rsidP="008F6665">
            <w:pPr>
              <w:wordWrap/>
              <w:adjustRightInd w:val="0"/>
              <w:spacing w:line="312" w:lineRule="auto"/>
              <w:jc w:val="center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재위탁 업체정보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2D580A82" w14:textId="66456E4E" w:rsidR="00797CF9" w:rsidRPr="00721DD7" w:rsidRDefault="00797CF9" w:rsidP="00797CF9">
            <w:pPr>
              <w:wordWrap/>
              <w:adjustRightInd w:val="0"/>
              <w:spacing w:line="312" w:lineRule="auto"/>
              <w:jc w:val="left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업체명 : </w:t>
            </w:r>
            <w:r w:rsidR="00307F64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주식회사 카카오</w:t>
            </w:r>
          </w:p>
          <w:p w14:paraId="2597E11D" w14:textId="27742268" w:rsidR="00797CF9" w:rsidRPr="00721DD7" w:rsidRDefault="00797CF9" w:rsidP="00797CF9">
            <w:pPr>
              <w:wordWrap/>
              <w:adjustRightInd w:val="0"/>
              <w:spacing w:line="312" w:lineRule="auto"/>
              <w:jc w:val="left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사업자번호/대표자명 : </w:t>
            </w:r>
            <w:r w:rsidR="00916E75"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120-81-47521</w:t>
            </w:r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/ </w:t>
            </w:r>
            <w:r w:rsidR="005128E9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정</w:t>
            </w:r>
            <w:r w:rsidR="00307F64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 xml:space="preserve"> </w:t>
            </w:r>
            <w:r w:rsidR="005128E9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신</w:t>
            </w:r>
            <w:r w:rsidR="00307F64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 xml:space="preserve"> </w:t>
            </w:r>
            <w:r w:rsidR="005128E9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아</w:t>
            </w:r>
          </w:p>
          <w:p w14:paraId="4EA3DEBD" w14:textId="78618F30" w:rsidR="008F6665" w:rsidRPr="00721DD7" w:rsidRDefault="00797CF9" w:rsidP="00797CF9">
            <w:pPr>
              <w:wordWrap/>
              <w:adjustRightInd w:val="0"/>
              <w:spacing w:line="312" w:lineRule="auto"/>
              <w:jc w:val="left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업체주소 : </w:t>
            </w:r>
            <w:r w:rsidR="00721DD7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경기도 성남시 분당구 판교역로 166, 카카오판교아지트</w:t>
            </w:r>
          </w:p>
        </w:tc>
      </w:tr>
      <w:tr w:rsidR="008F6665" w:rsidRPr="008F6665" w14:paraId="2602781A" w14:textId="77777777" w:rsidTr="00086EDF">
        <w:tblPrEx>
          <w:tblBorders>
            <w:top w:val="none" w:sz="0" w:space="0" w:color="auto"/>
          </w:tblBorders>
        </w:tblPrEx>
        <w:trPr>
          <w:trHeight w:val="973"/>
        </w:trPr>
        <w:tc>
          <w:tcPr>
            <w:tcW w:w="3935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73D58B85" w14:textId="77777777" w:rsidR="008F6665" w:rsidRPr="00086EDF" w:rsidRDefault="008F6665">
            <w:pPr>
              <w:wordWrap/>
              <w:adjustRightInd w:val="0"/>
              <w:spacing w:line="312" w:lineRule="auto"/>
              <w:jc w:val="center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목적</w:t>
            </w:r>
          </w:p>
        </w:tc>
        <w:tc>
          <w:tcPr>
            <w:tcW w:w="5244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62565B89" w14:textId="38752D0C" w:rsidR="008F6665" w:rsidRPr="00086EDF" w:rsidRDefault="008F6665">
            <w:pPr>
              <w:wordWrap/>
              <w:adjustRightInd w:val="0"/>
              <w:spacing w:line="312" w:lineRule="auto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카카오 인증 서비스 내 “</w:t>
            </w:r>
            <w:r w:rsidR="004E63C5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위탁자</w:t>
            </w:r>
            <w:r w:rsidR="004E63C5"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”</w:t>
            </w:r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의 고객 상담 및 문의 대응을 위한 업무 재위탁</w:t>
            </w:r>
          </w:p>
        </w:tc>
      </w:tr>
      <w:tr w:rsidR="008F6665" w:rsidRPr="008F6665" w14:paraId="464AE812" w14:textId="77777777" w:rsidTr="00086EDF">
        <w:tblPrEx>
          <w:tblBorders>
            <w:top w:val="none" w:sz="0" w:space="0" w:color="auto"/>
          </w:tblBorders>
        </w:tblPrEx>
        <w:trPr>
          <w:trHeight w:val="1427"/>
        </w:trPr>
        <w:tc>
          <w:tcPr>
            <w:tcW w:w="3935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47C65569" w14:textId="77777777" w:rsidR="008F6665" w:rsidRPr="00086EDF" w:rsidRDefault="008F6665">
            <w:pPr>
              <w:wordWrap/>
              <w:adjustRightInd w:val="0"/>
              <w:spacing w:line="312" w:lineRule="auto"/>
              <w:jc w:val="center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세부업무범위</w:t>
            </w:r>
          </w:p>
        </w:tc>
        <w:tc>
          <w:tcPr>
            <w:tcW w:w="5244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1EC7806D" w14:textId="77777777" w:rsidR="008F6665" w:rsidRPr="00086EDF" w:rsidRDefault="008F6665">
            <w:pPr>
              <w:wordWrap/>
              <w:adjustRightInd w:val="0"/>
              <w:spacing w:line="312" w:lineRule="auto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1.인증 요청 확인 및 인증 서비스 사용방법 안내</w:t>
            </w:r>
          </w:p>
          <w:p w14:paraId="6696A2EC" w14:textId="77777777" w:rsidR="008F6665" w:rsidRPr="00086EDF" w:rsidRDefault="008F6665">
            <w:pPr>
              <w:wordWrap/>
              <w:adjustRightInd w:val="0"/>
              <w:spacing w:line="312" w:lineRule="auto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2.서비스 오류 접수</w:t>
            </w:r>
          </w:p>
          <w:p w14:paraId="3BF522F5" w14:textId="77777777" w:rsidR="008F6665" w:rsidRPr="00086EDF" w:rsidRDefault="008F6665">
            <w:pPr>
              <w:wordWrap/>
              <w:adjustRightInd w:val="0"/>
              <w:spacing w:line="312" w:lineRule="auto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3.고객 요청에 의한 인증 서비스 해지 처리 등</w:t>
            </w:r>
          </w:p>
        </w:tc>
      </w:tr>
      <w:tr w:rsidR="008F6665" w:rsidRPr="008F6665" w14:paraId="731CFA50" w14:textId="77777777" w:rsidTr="00086EDF">
        <w:tblPrEx>
          <w:tblBorders>
            <w:top w:val="none" w:sz="0" w:space="0" w:color="auto"/>
          </w:tblBorders>
        </w:tblPrEx>
        <w:trPr>
          <w:trHeight w:val="838"/>
        </w:trPr>
        <w:tc>
          <w:tcPr>
            <w:tcW w:w="3935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42B5D6ED" w14:textId="6B049485" w:rsidR="008F6665" w:rsidRPr="00086EDF" w:rsidRDefault="008F6665" w:rsidP="008F6665">
            <w:pPr>
              <w:wordWrap/>
              <w:adjustRightInd w:val="0"/>
              <w:spacing w:line="312" w:lineRule="auto"/>
              <w:jc w:val="center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개인정보 </w:t>
            </w:r>
            <w:r w:rsidRPr="00086EDF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제공</w:t>
            </w: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(</w:t>
            </w:r>
            <w:r w:rsidRPr="00086EDF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또는 예정)</w:t>
            </w: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항목</w:t>
            </w:r>
          </w:p>
        </w:tc>
        <w:tc>
          <w:tcPr>
            <w:tcW w:w="5244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55031A83" w14:textId="77777777" w:rsidR="008F6665" w:rsidRPr="00086EDF" w:rsidRDefault="008F6665">
            <w:pPr>
              <w:wordWrap/>
              <w:adjustRightInd w:val="0"/>
              <w:spacing w:line="312" w:lineRule="auto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성명, 생년월일, 휴대폰번호</w:t>
            </w:r>
          </w:p>
        </w:tc>
      </w:tr>
      <w:tr w:rsidR="008F6665" w:rsidRPr="008F6665" w14:paraId="4031715E" w14:textId="77777777" w:rsidTr="00086EDF">
        <w:tblPrEx>
          <w:tblBorders>
            <w:top w:val="none" w:sz="0" w:space="0" w:color="auto"/>
            <w:bottom w:val="single" w:sz="2" w:space="0" w:color="auto"/>
          </w:tblBorders>
        </w:tblPrEx>
        <w:trPr>
          <w:trHeight w:val="836"/>
        </w:trPr>
        <w:tc>
          <w:tcPr>
            <w:tcW w:w="3935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39BBD064" w14:textId="77777777" w:rsidR="008F6665" w:rsidRPr="00086EDF" w:rsidRDefault="008F6665">
            <w:pPr>
              <w:wordWrap/>
              <w:adjustRightInd w:val="0"/>
              <w:spacing w:line="312" w:lineRule="auto"/>
              <w:jc w:val="center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사용기간</w:t>
            </w:r>
          </w:p>
        </w:tc>
        <w:tc>
          <w:tcPr>
            <w:tcW w:w="5244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24D7B734" w14:textId="77777777" w:rsidR="008F6665" w:rsidRDefault="008F6665">
            <w:pPr>
              <w:wordWrap/>
              <w:adjustRightInd w:val="0"/>
              <w:spacing w:line="312" w:lineRule="auto"/>
              <w:rPr>
                <w:ins w:id="0" w:author="김예지" w:date="2026-03-19T16:34:00Z" w16du:dateUtc="2026-03-19T07:34:00Z"/>
                <w:rFonts w:asciiTheme="minorEastAsia" w:hAnsiTheme="minorEastAsia" w:cs="Helvetica"/>
                <w:kern w:val="1"/>
                <w:sz w:val="19"/>
                <w:szCs w:val="19"/>
              </w:rPr>
            </w:pPr>
            <w:del w:id="1" w:author="김예지" w:date="2026-03-19T16:34:00Z" w16du:dateUtc="2026-03-19T07:34:00Z">
              <w:r w:rsidRPr="00086EDF" w:rsidDel="009F226D">
                <w:rPr>
                  <w:rFonts w:asciiTheme="minorEastAsia" w:hAnsiTheme="minorEastAsia" w:cs="Helvetica"/>
                  <w:kern w:val="1"/>
                  <w:sz w:val="19"/>
                  <w:szCs w:val="19"/>
                </w:rPr>
                <w:delText>서비스 종료 혹은 위탁계약 종료시까지</w:delText>
              </w:r>
            </w:del>
          </w:p>
          <w:p w14:paraId="75365395" w14:textId="74C8BEEE" w:rsidR="009F226D" w:rsidRPr="00086EDF" w:rsidRDefault="009F226D">
            <w:pPr>
              <w:wordWrap/>
              <w:adjustRightInd w:val="0"/>
              <w:spacing w:line="312" w:lineRule="auto"/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</w:pPr>
            <w:ins w:id="2" w:author="김예지" w:date="2026-03-19T16:37:00Z" w16du:dateUtc="2026-03-19T07:37:00Z">
              <w:r>
                <w:rPr>
                  <w:rFonts w:asciiTheme="minorEastAsia" w:hAnsiTheme="minorEastAsia" w:cs="Helvetica"/>
                  <w:kern w:val="1"/>
                  <w:sz w:val="19"/>
                  <w:szCs w:val="19"/>
                </w:rPr>
                <w:t>“</w:t>
              </w:r>
              <w:r>
                <w:rPr>
                  <w:rFonts w:asciiTheme="minorEastAsia" w:hAnsiTheme="minorEastAsia" w:cs="Helvetica" w:hint="eastAsia"/>
                  <w:kern w:val="1"/>
                  <w:sz w:val="19"/>
                  <w:szCs w:val="19"/>
                </w:rPr>
                <w:t>위탁자</w:t>
              </w:r>
              <w:r>
                <w:rPr>
                  <w:rFonts w:asciiTheme="minorEastAsia" w:hAnsiTheme="minorEastAsia" w:cs="Helvetica"/>
                  <w:kern w:val="1"/>
                  <w:sz w:val="19"/>
                  <w:szCs w:val="19"/>
                </w:rPr>
                <w:t>”</w:t>
              </w:r>
              <w:r>
                <w:rPr>
                  <w:rFonts w:asciiTheme="minorEastAsia" w:hAnsiTheme="minorEastAsia" w:cs="Helvetica" w:hint="eastAsia"/>
                  <w:kern w:val="1"/>
                  <w:sz w:val="19"/>
                  <w:szCs w:val="19"/>
                </w:rPr>
                <w:t xml:space="preserve">가 </w:t>
              </w:r>
              <w:r>
                <w:rPr>
                  <w:rFonts w:asciiTheme="minorEastAsia" w:hAnsiTheme="minorEastAsia" w:cs="Helvetica"/>
                  <w:kern w:val="1"/>
                  <w:sz w:val="19"/>
                  <w:szCs w:val="19"/>
                </w:rPr>
                <w:t>“</w:t>
              </w:r>
              <w:r>
                <w:rPr>
                  <w:rFonts w:asciiTheme="minorEastAsia" w:hAnsiTheme="minorEastAsia" w:cs="Helvetica" w:hint="eastAsia"/>
                  <w:kern w:val="1"/>
                  <w:sz w:val="19"/>
                  <w:szCs w:val="19"/>
                </w:rPr>
                <w:t>수탁자</w:t>
              </w:r>
              <w:r>
                <w:rPr>
                  <w:rFonts w:asciiTheme="minorEastAsia" w:hAnsiTheme="minorEastAsia" w:cs="Helvetica"/>
                  <w:kern w:val="1"/>
                  <w:sz w:val="19"/>
                  <w:szCs w:val="19"/>
                </w:rPr>
                <w:t>”</w:t>
              </w:r>
              <w:r>
                <w:rPr>
                  <w:rFonts w:asciiTheme="minorEastAsia" w:hAnsiTheme="minorEastAsia" w:cs="Helvetica" w:hint="eastAsia"/>
                  <w:kern w:val="1"/>
                  <w:sz w:val="19"/>
                  <w:szCs w:val="19"/>
                </w:rPr>
                <w:t>로부터 개인정보 제공 항목을 전달받은 날로</w:t>
              </w:r>
            </w:ins>
            <w:ins w:id="3" w:author="김예지" w:date="2026-03-19T16:38:00Z" w16du:dateUtc="2026-03-19T07:38:00Z">
              <w:r>
                <w:rPr>
                  <w:rFonts w:asciiTheme="minorEastAsia" w:hAnsiTheme="minorEastAsia" w:cs="Helvetica" w:hint="eastAsia"/>
                  <w:kern w:val="1"/>
                  <w:sz w:val="19"/>
                  <w:szCs w:val="19"/>
                </w:rPr>
                <w:t xml:space="preserve">부터 </w:t>
              </w:r>
            </w:ins>
            <w:ins w:id="4" w:author="김예지" w:date="2026-03-19T16:34:00Z" w16du:dateUtc="2026-03-19T07:34:00Z">
              <w:r>
                <w:rPr>
                  <w:rFonts w:asciiTheme="minorEastAsia" w:hAnsiTheme="minorEastAsia" w:cs="Helvetica" w:hint="eastAsia"/>
                  <w:kern w:val="1"/>
                  <w:sz w:val="19"/>
                  <w:szCs w:val="19"/>
                </w:rPr>
                <w:t>6개월</w:t>
              </w:r>
              <w:commentRangeStart w:id="5"/>
              <w:r>
                <w:rPr>
                  <w:rFonts w:asciiTheme="minorEastAsia" w:hAnsiTheme="minorEastAsia" w:cs="Helvetica" w:hint="eastAsia"/>
                  <w:kern w:val="1"/>
                  <w:sz w:val="19"/>
                  <w:szCs w:val="19"/>
                </w:rPr>
                <w:t>(4조 3항의 6개월과 통일)</w:t>
              </w:r>
            </w:ins>
            <w:commentRangeEnd w:id="5"/>
            <w:r w:rsidR="00C932F7" w:rsidRPr="00086EDF">
              <w:rPr>
                <w:rStyle w:val="a4"/>
                <w:rFonts w:asciiTheme="minorEastAsia" w:hAnsiTheme="minorEastAsia" w:cs="Helvetica" w:hint="eastAsia"/>
                <w:kern w:val="1"/>
                <w:sz w:val="19"/>
                <w:szCs w:val="19"/>
              </w:rPr>
              <w:commentReference w:id="5"/>
            </w:r>
          </w:p>
        </w:tc>
      </w:tr>
    </w:tbl>
    <w:p w14:paraId="43D6EEE7" w14:textId="77777777" w:rsidR="008F6665" w:rsidRPr="008F6665" w:rsidRDefault="008F6665" w:rsidP="005A557D">
      <w:pPr>
        <w:rPr>
          <w:rFonts w:asciiTheme="minorEastAsia" w:hAnsiTheme="minorEastAsia"/>
          <w:szCs w:val="20"/>
        </w:rPr>
      </w:pPr>
    </w:p>
    <w:sectPr w:rsidR="008F6665" w:rsidRPr="008F6665" w:rsidSect="0049142D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김예지" w:date="2026-03-19T16:39:00Z" w:initials="김김">
    <w:p w14:paraId="2356473E" w14:textId="77777777" w:rsidR="00C932F7" w:rsidRDefault="00C932F7" w:rsidP="00C932F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rPr>
          <w:rFonts w:hint="eastAsia"/>
        </w:rPr>
        <w:t>계약서</w:t>
      </w:r>
      <w:r>
        <w:rPr>
          <w:rFonts w:hint="eastAsia"/>
        </w:rPr>
        <w:t xml:space="preserve"> 4</w:t>
      </w:r>
      <w:r>
        <w:rPr>
          <w:rFonts w:hint="eastAsia"/>
        </w:rPr>
        <w:t>조</w:t>
      </w:r>
      <w:r>
        <w:rPr>
          <w:rFonts w:hint="eastAsia"/>
        </w:rPr>
        <w:t xml:space="preserve"> 3</w:t>
      </w:r>
      <w:r>
        <w:rPr>
          <w:rFonts w:hint="eastAsia"/>
        </w:rPr>
        <w:t>항을</w:t>
      </w:r>
      <w:r>
        <w:rPr>
          <w:rFonts w:hint="eastAsia"/>
        </w:rPr>
        <w:t xml:space="preserve"> </w:t>
      </w:r>
      <w:r>
        <w:rPr>
          <w:rFonts w:hint="eastAsia"/>
        </w:rPr>
        <w:t>위탁계약</w:t>
      </w:r>
      <w:r>
        <w:rPr>
          <w:rFonts w:hint="eastAsia"/>
        </w:rPr>
        <w:t xml:space="preserve"> </w:t>
      </w:r>
      <w:r>
        <w:rPr>
          <w:rFonts w:hint="eastAsia"/>
        </w:rPr>
        <w:t>종료시로</w:t>
      </w:r>
      <w:r>
        <w:rPr>
          <w:rFonts w:hint="eastAsia"/>
        </w:rPr>
        <w:t xml:space="preserve"> </w:t>
      </w:r>
      <w:r>
        <w:rPr>
          <w:rFonts w:hint="eastAsia"/>
        </w:rPr>
        <w:t>수정하는</w:t>
      </w:r>
      <w:r>
        <w:rPr>
          <w:rFonts w:hint="eastAsia"/>
        </w:rPr>
        <w:t xml:space="preserve"> </w:t>
      </w:r>
      <w:r>
        <w:rPr>
          <w:rFonts w:hint="eastAsia"/>
        </w:rPr>
        <w:t>것도</w:t>
      </w:r>
      <w:r>
        <w:rPr>
          <w:rFonts w:hint="eastAsia"/>
        </w:rPr>
        <w:t xml:space="preserve"> </w:t>
      </w:r>
      <w:r>
        <w:rPr>
          <w:rFonts w:hint="eastAsia"/>
        </w:rPr>
        <w:t>가능합니다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5647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2DA7E7" w16cex:dateUtc="2026-03-19T07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56473E" w16cid:durableId="462DA7E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예지">
    <w15:presenceInfo w15:providerId="AD" w15:userId="S::lawyezy1005@to.nexus::69ab027b-d9b0-4d09-ae1d-7c3efa3732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57D"/>
    <w:rsid w:val="00011874"/>
    <w:rsid w:val="00086EDF"/>
    <w:rsid w:val="000979AA"/>
    <w:rsid w:val="000A64C7"/>
    <w:rsid w:val="001255C5"/>
    <w:rsid w:val="00137C86"/>
    <w:rsid w:val="001C46FC"/>
    <w:rsid w:val="002E6CE3"/>
    <w:rsid w:val="00307F64"/>
    <w:rsid w:val="00364D6F"/>
    <w:rsid w:val="003C62C7"/>
    <w:rsid w:val="003E2450"/>
    <w:rsid w:val="003F26F2"/>
    <w:rsid w:val="0047443C"/>
    <w:rsid w:val="0049142D"/>
    <w:rsid w:val="004E63C5"/>
    <w:rsid w:val="005128E9"/>
    <w:rsid w:val="005A557D"/>
    <w:rsid w:val="005E7B7D"/>
    <w:rsid w:val="005F7B31"/>
    <w:rsid w:val="00667027"/>
    <w:rsid w:val="006D3C1D"/>
    <w:rsid w:val="006F4ECF"/>
    <w:rsid w:val="00721DD7"/>
    <w:rsid w:val="00737870"/>
    <w:rsid w:val="00793CD1"/>
    <w:rsid w:val="00797CF9"/>
    <w:rsid w:val="007A082C"/>
    <w:rsid w:val="007A49D1"/>
    <w:rsid w:val="007C5D77"/>
    <w:rsid w:val="007D529A"/>
    <w:rsid w:val="007D6292"/>
    <w:rsid w:val="008F6665"/>
    <w:rsid w:val="00901160"/>
    <w:rsid w:val="00916E75"/>
    <w:rsid w:val="009B43ED"/>
    <w:rsid w:val="009C24C6"/>
    <w:rsid w:val="009D5372"/>
    <w:rsid w:val="009F226D"/>
    <w:rsid w:val="00A53785"/>
    <w:rsid w:val="00A72D0C"/>
    <w:rsid w:val="00A9583A"/>
    <w:rsid w:val="00A97A83"/>
    <w:rsid w:val="00AC480B"/>
    <w:rsid w:val="00B062D2"/>
    <w:rsid w:val="00B7324F"/>
    <w:rsid w:val="00B76B73"/>
    <w:rsid w:val="00B86B60"/>
    <w:rsid w:val="00BA674B"/>
    <w:rsid w:val="00BF11EB"/>
    <w:rsid w:val="00C60785"/>
    <w:rsid w:val="00C932F7"/>
    <w:rsid w:val="00DB7CCD"/>
    <w:rsid w:val="00EC2CF5"/>
    <w:rsid w:val="00F34CD3"/>
    <w:rsid w:val="00FF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3514"/>
  <w15:chartTrackingRefBased/>
  <w15:docId w15:val="{B198B481-6FC5-9E4C-B325-F58E56BD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9F226D"/>
    <w:pPr>
      <w:jc w:val="left"/>
    </w:pPr>
  </w:style>
  <w:style w:type="character" w:styleId="a4">
    <w:name w:val="annotation reference"/>
    <w:basedOn w:val="a0"/>
    <w:uiPriority w:val="99"/>
    <w:semiHidden/>
    <w:unhideWhenUsed/>
    <w:rsid w:val="00C932F7"/>
    <w:rPr>
      <w:sz w:val="18"/>
      <w:szCs w:val="18"/>
    </w:rPr>
  </w:style>
  <w:style w:type="paragraph" w:styleId="a5">
    <w:name w:val="annotation text"/>
    <w:basedOn w:val="a"/>
    <w:link w:val="Char"/>
    <w:uiPriority w:val="99"/>
    <w:unhideWhenUsed/>
    <w:rsid w:val="00C932F7"/>
    <w:pPr>
      <w:jc w:val="left"/>
    </w:pPr>
  </w:style>
  <w:style w:type="character" w:customStyle="1" w:styleId="Char">
    <w:name w:val="메모 텍스트 Char"/>
    <w:basedOn w:val="a0"/>
    <w:link w:val="a5"/>
    <w:uiPriority w:val="99"/>
    <w:rsid w:val="00C932F7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C932F7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C932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5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rei.ko</dc:creator>
  <cp:keywords/>
  <dc:description/>
  <cp:lastModifiedBy>김예지</cp:lastModifiedBy>
  <cp:revision>4</cp:revision>
  <cp:lastPrinted>2025-03-14T00:57:00Z</cp:lastPrinted>
  <dcterms:created xsi:type="dcterms:W3CDTF">2026-03-19T07:39:00Z</dcterms:created>
  <dcterms:modified xsi:type="dcterms:W3CDTF">2026-03-19T07:39:00Z</dcterms:modified>
</cp:coreProperties>
</file>