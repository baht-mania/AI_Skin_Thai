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5E69" w14:textId="77777777" w:rsidR="005C360D" w:rsidRDefault="005C360D" w:rsidP="005C360D"/>
    <w:p w14:paraId="270CA488" w14:textId="77777777" w:rsidR="005C360D" w:rsidRDefault="005C360D" w:rsidP="005C360D"/>
    <w:tbl>
      <w:tblPr>
        <w:tblStyle w:val="a4"/>
        <w:tblW w:w="9091" w:type="dxa"/>
        <w:jc w:val="center"/>
        <w:tblLook w:val="04A0" w:firstRow="1" w:lastRow="0" w:firstColumn="1" w:lastColumn="0" w:noHBand="0" w:noVBand="1"/>
      </w:tblPr>
      <w:tblGrid>
        <w:gridCol w:w="9091"/>
      </w:tblGrid>
      <w:tr w:rsidR="005C360D" w:rsidRPr="005C360D" w14:paraId="3E89B9F5" w14:textId="77777777" w:rsidTr="007D7864">
        <w:trPr>
          <w:cantSplit/>
          <w:trHeight w:val="1186"/>
          <w:jc w:val="center"/>
        </w:trPr>
        <w:tc>
          <w:tcPr>
            <w:tcW w:w="9091" w:type="dxa"/>
            <w:vAlign w:val="center"/>
          </w:tcPr>
          <w:p w14:paraId="2B10CCB3" w14:textId="209F2185" w:rsidR="005C360D" w:rsidRDefault="005C360D" w:rsidP="007D7864">
            <w:pPr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36"/>
                <w:szCs w:val="36"/>
              </w:rPr>
            </w:pPr>
            <w:r w:rsidRPr="009613B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카카오톡 전자문서 서비스 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>이용</w:t>
            </w:r>
            <w:r w:rsidRPr="009613B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>계약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>서</w:t>
            </w:r>
          </w:p>
        </w:tc>
      </w:tr>
    </w:tbl>
    <w:p w14:paraId="44AFB80E" w14:textId="77777777" w:rsidR="005C360D" w:rsidRPr="009613B6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2434D8F0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A733F97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25B3382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FD3F026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0B0A730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240ABDEC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B24C646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CD74677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9B737AB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4DF7F4E" w14:textId="7FF00AC9" w:rsidR="005C360D" w:rsidRPr="009613B6" w:rsidRDefault="005C360D" w:rsidP="005C360D">
      <w:pPr>
        <w:snapToGrid w:val="0"/>
        <w:spacing w:after="0" w:line="240" w:lineRule="auto"/>
        <w:jc w:val="center"/>
        <w:textAlignment w:val="baseline"/>
        <w:rPr>
          <w:rFonts w:asciiTheme="minorEastAsia" w:hAnsiTheme="minorEastAsia" w:cs="굴림"/>
          <w:color w:val="000000"/>
          <w:kern w:val="0"/>
          <w:sz w:val="32"/>
          <w:szCs w:val="32"/>
        </w:rPr>
      </w:pPr>
      <w:r w:rsidRPr="009613B6">
        <w:rPr>
          <w:rFonts w:asciiTheme="minorEastAsia" w:hAnsiTheme="minorEastAsia" w:cs="굴림" w:hint="eastAsia"/>
          <w:color w:val="000000"/>
          <w:kern w:val="0"/>
          <w:sz w:val="32"/>
          <w:szCs w:val="32"/>
        </w:rPr>
        <w:t>202</w:t>
      </w:r>
      <w:r w:rsidR="00B0448F">
        <w:rPr>
          <w:rFonts w:asciiTheme="minorEastAsia" w:hAnsiTheme="minorEastAsia" w:cs="굴림" w:hint="eastAsia"/>
          <w:color w:val="000000"/>
          <w:kern w:val="0"/>
          <w:sz w:val="32"/>
          <w:szCs w:val="32"/>
        </w:rPr>
        <w:t>6</w:t>
      </w:r>
      <w:r w:rsidRPr="009613B6">
        <w:rPr>
          <w:rFonts w:asciiTheme="minorEastAsia" w:hAnsiTheme="minorEastAsia" w:cs="굴림" w:hint="eastAsia"/>
          <w:color w:val="000000"/>
          <w:kern w:val="0"/>
          <w:sz w:val="32"/>
          <w:szCs w:val="32"/>
        </w:rPr>
        <w:t xml:space="preserve">. </w:t>
      </w:r>
      <w:r w:rsidR="00B0448F">
        <w:rPr>
          <w:rFonts w:asciiTheme="minorEastAsia" w:hAnsiTheme="minorEastAsia" w:cs="굴림" w:hint="eastAsia"/>
          <w:color w:val="000000"/>
          <w:kern w:val="0"/>
          <w:sz w:val="32"/>
          <w:szCs w:val="32"/>
        </w:rPr>
        <w:t>0</w:t>
      </w:r>
      <w:r w:rsidR="00006FEB">
        <w:rPr>
          <w:rFonts w:asciiTheme="minorEastAsia" w:hAnsiTheme="minorEastAsia" w:cs="굴림" w:hint="eastAsia"/>
          <w:color w:val="000000"/>
          <w:kern w:val="0"/>
          <w:sz w:val="32"/>
          <w:szCs w:val="32"/>
        </w:rPr>
        <w:t>3</w:t>
      </w:r>
      <w:r w:rsidRPr="009613B6">
        <w:rPr>
          <w:rFonts w:asciiTheme="minorEastAsia" w:hAnsiTheme="minorEastAsia" w:cs="굴림" w:hint="eastAsia"/>
          <w:color w:val="000000"/>
          <w:kern w:val="0"/>
          <w:sz w:val="32"/>
          <w:szCs w:val="32"/>
        </w:rPr>
        <w:t xml:space="preserve">. </w:t>
      </w:r>
      <w:r w:rsidR="00006FEB" w:rsidRPr="00006FEB">
        <w:rPr>
          <w:rFonts w:asciiTheme="minorEastAsia" w:hAnsiTheme="minorEastAsia" w:cs="굴림" w:hint="eastAsia"/>
          <w:color w:val="EE0000"/>
          <w:kern w:val="0"/>
          <w:sz w:val="32"/>
          <w:szCs w:val="32"/>
        </w:rPr>
        <w:t>0</w:t>
      </w:r>
      <w:r w:rsidR="00006FEB">
        <w:rPr>
          <w:rFonts w:asciiTheme="minorEastAsia" w:hAnsiTheme="minorEastAsia" w:cs="굴림" w:hint="eastAsia"/>
          <w:color w:val="EE0000"/>
          <w:kern w:val="0"/>
          <w:sz w:val="32"/>
          <w:szCs w:val="32"/>
        </w:rPr>
        <w:t>0</w:t>
      </w:r>
    </w:p>
    <w:p w14:paraId="5D238131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362014EF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7CFF064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F45DE74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673F5D6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69AAE995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CCFE6F9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5DF3BA9" w14:textId="77777777" w:rsidR="00AD067C" w:rsidRDefault="00AD067C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D3537FF" w14:textId="77777777" w:rsidR="00AD067C" w:rsidRDefault="00AD067C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3E3089E1" w14:textId="77777777" w:rsidR="00AD067C" w:rsidRDefault="00AD067C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D067C" w14:paraId="33F60385" w14:textId="77777777" w:rsidTr="0070220D">
        <w:trPr>
          <w:trHeight w:val="411"/>
        </w:trPr>
        <w:tc>
          <w:tcPr>
            <w:tcW w:w="4508" w:type="dxa"/>
          </w:tcPr>
          <w:p w14:paraId="18DE30E1" w14:textId="77777777" w:rsidR="00AD067C" w:rsidRPr="00EC3485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EC3485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‘</w:t>
            </w:r>
            <w:proofErr w:type="spellStart"/>
            <w:r w:rsidRPr="00EC3485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와이더랩</w:t>
            </w:r>
            <w:proofErr w:type="spellEnd"/>
            <w:r w:rsidRPr="00EC3485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’</w:t>
            </w:r>
          </w:p>
          <w:p w14:paraId="1F05E003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주식회사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와이더랩</w:t>
            </w:r>
            <w:proofErr w:type="spellEnd"/>
          </w:p>
          <w:p w14:paraId="3F6F9660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36E8BF10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제주특별자치도 제주시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한림읍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19F688A7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한림상로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67, 2층</w:t>
            </w:r>
          </w:p>
          <w:p w14:paraId="21E53F38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72B704EF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대표이사  정</w:t>
            </w:r>
            <w:proofErr w:type="gram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용 </w:t>
            </w:r>
            <w:proofErr w:type="gramStart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수  (</w:t>
            </w:r>
            <w:proofErr w:type="gramEnd"/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인)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ab/>
            </w:r>
          </w:p>
          <w:p w14:paraId="72452A80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4508" w:type="dxa"/>
          </w:tcPr>
          <w:p w14:paraId="627C5D12" w14:textId="11842558" w:rsidR="00AD067C" w:rsidRPr="00EC3485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EC3485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이용기관</w:t>
            </w:r>
            <w:r w:rsidRPr="00EC3485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’</w:t>
            </w:r>
          </w:p>
          <w:p w14:paraId="580B5D05" w14:textId="114DAB4B" w:rsidR="00AD067C" w:rsidRPr="00006FEB" w:rsidRDefault="00006FEB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>업체명</w:t>
            </w:r>
          </w:p>
          <w:p w14:paraId="46FC6EB8" w14:textId="77777777" w:rsidR="00AD067C" w:rsidRPr="00006FEB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</w:p>
          <w:p w14:paraId="6788642A" w14:textId="2AB62AA0" w:rsidR="00B0448F" w:rsidRPr="00006FEB" w:rsidRDefault="00006FEB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>주소</w:t>
            </w:r>
          </w:p>
          <w:p w14:paraId="5D3063E1" w14:textId="76778588" w:rsidR="00AD067C" w:rsidRPr="00006FEB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</w:p>
          <w:p w14:paraId="29A4D987" w14:textId="77777777" w:rsidR="00AD067C" w:rsidRPr="00006FEB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</w:p>
          <w:p w14:paraId="350DFBD4" w14:textId="140FE6E3" w:rsidR="00006FEB" w:rsidRPr="00006FEB" w:rsidRDefault="00006FEB" w:rsidP="00006FEB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  <w:proofErr w:type="gramStart"/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>대표이사  O</w:t>
            </w:r>
            <w:proofErr w:type="gramEnd"/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 xml:space="preserve"> </w:t>
            </w:r>
            <w:proofErr w:type="spellStart"/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>O</w:t>
            </w:r>
            <w:proofErr w:type="spellEnd"/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 xml:space="preserve"> </w:t>
            </w:r>
            <w:proofErr w:type="spellStart"/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>O</w:t>
            </w:r>
            <w:proofErr w:type="spellEnd"/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 xml:space="preserve">   (인)</w:t>
            </w:r>
            <w:r w:rsidRPr="00006FEB">
              <w:rPr>
                <w:rFonts w:asciiTheme="minorEastAsia" w:hAnsiTheme="minorEastAsia" w:cs="굴림"/>
                <w:color w:val="EE0000"/>
                <w:kern w:val="0"/>
                <w:szCs w:val="20"/>
              </w:rPr>
              <w:tab/>
            </w:r>
          </w:p>
          <w:p w14:paraId="3439E443" w14:textId="62E2E23C" w:rsidR="00AD067C" w:rsidRPr="00006FEB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/>
                <w:color w:val="EE0000"/>
                <w:kern w:val="0"/>
                <w:szCs w:val="20"/>
              </w:rPr>
              <w:tab/>
            </w:r>
          </w:p>
          <w:p w14:paraId="2BF6BE79" w14:textId="77777777" w:rsidR="00AD067C" w:rsidRPr="004F05E7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</w:tbl>
    <w:p w14:paraId="2EDCC33D" w14:textId="77777777" w:rsidR="005C360D" w:rsidRPr="00AD067C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ECBEBED" w14:textId="00A7F0D8" w:rsidR="006A5988" w:rsidRDefault="006A5988" w:rsidP="006A5988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주식회사 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 w:rsidRPr="00B6629F">
        <w:rPr>
          <w:rFonts w:asciiTheme="minorEastAsia" w:hAnsiTheme="minorEastAsia" w:cs="굴림"/>
          <w:color w:val="000000"/>
          <w:kern w:val="0"/>
          <w:szCs w:val="20"/>
        </w:rPr>
        <w:t>(</w:t>
      </w:r>
      <w:r w:rsidRPr="00B6629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이하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Pr="00B6629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이라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함</w:t>
      </w:r>
      <w:r w:rsidRPr="00B6629F">
        <w:rPr>
          <w:rFonts w:asciiTheme="minorEastAsia" w:hAnsiTheme="minorEastAsia" w:cs="굴림"/>
          <w:color w:val="000000"/>
          <w:kern w:val="0"/>
          <w:szCs w:val="20"/>
        </w:rPr>
        <w:t>)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과</w:t>
      </w:r>
      <w:r w:rsidRPr="00B6629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006FEB" w:rsidRPr="00006FEB">
        <w:rPr>
          <w:rFonts w:asciiTheme="minorEastAsia" w:hAnsiTheme="minorEastAsia" w:cs="굴림" w:hint="eastAsia"/>
          <w:b/>
          <w:bCs/>
          <w:color w:val="EE0000"/>
          <w:kern w:val="0"/>
          <w:szCs w:val="20"/>
        </w:rPr>
        <w:t>OOO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B6629F">
        <w:rPr>
          <w:rFonts w:asciiTheme="minorEastAsia" w:hAnsiTheme="minorEastAsia" w:cs="굴림"/>
          <w:color w:val="000000"/>
          <w:kern w:val="0"/>
          <w:szCs w:val="20"/>
        </w:rPr>
        <w:t>(</w:t>
      </w:r>
      <w:r w:rsidRPr="00B6629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이하 </w:t>
      </w:r>
      <w:r>
        <w:rPr>
          <w:rFonts w:asciiTheme="minorEastAsia" w:hAnsiTheme="minorEastAsia" w:cs="굴림"/>
          <w:color w:val="000000"/>
          <w:kern w:val="0"/>
          <w:szCs w:val="20"/>
        </w:rPr>
        <w:t>‘이용기관’</w:t>
      </w:r>
      <w:r w:rsidR="000E1FA0">
        <w:rPr>
          <w:rFonts w:asciiTheme="minorEastAsia" w:hAnsiTheme="minorEastAsia" w:cs="굴림" w:hint="eastAsia"/>
          <w:color w:val="000000"/>
          <w:kern w:val="0"/>
          <w:szCs w:val="20"/>
        </w:rPr>
        <w:t>이</w:t>
      </w:r>
      <w:r w:rsidRPr="00B6629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라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함</w:t>
      </w:r>
      <w:r w:rsidRPr="00B6629F">
        <w:rPr>
          <w:rFonts w:asciiTheme="minorEastAsia" w:hAnsiTheme="minorEastAsia" w:cs="굴림"/>
          <w:color w:val="000000"/>
          <w:kern w:val="0"/>
          <w:szCs w:val="20"/>
        </w:rPr>
        <w:t>)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간에 </w:t>
      </w:r>
      <w:r w:rsidRPr="0014543F">
        <w:rPr>
          <w:rFonts w:asciiTheme="minorEastAsia" w:hAnsiTheme="minorEastAsia" w:cs="굴림" w:hint="eastAsia"/>
          <w:color w:val="000000"/>
          <w:kern w:val="0"/>
          <w:szCs w:val="20"/>
        </w:rPr>
        <w:t>카카오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톡 전자문서 서비스 이용 계약(이하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본 계약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이라 함)을 아래와 같이 체결한다.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은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본 계약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체결의 증거로서 본 계약서 이(2)부를 작성하여 적법한 대표지가 기명 날인하고 각 일(1)부씩 보관한다.</w:t>
      </w:r>
    </w:p>
    <w:p w14:paraId="7B7E5EA5" w14:textId="77777777" w:rsidR="00B6629F" w:rsidRPr="006A5988" w:rsidRDefault="00B6629F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3A01E8D6" w14:textId="77777777" w:rsidR="00B6629F" w:rsidRPr="00B6629F" w:rsidRDefault="00B6629F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Pr="00B6629F">
        <w:rPr>
          <w:rFonts w:asciiTheme="minorEastAsia" w:hAnsiTheme="minorEastAsia" w:cs="굴림"/>
          <w:b/>
          <w:bCs/>
          <w:color w:val="000000"/>
          <w:kern w:val="0"/>
          <w:szCs w:val="20"/>
        </w:rPr>
        <w:t>1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 【목 적】</w:t>
      </w:r>
    </w:p>
    <w:p w14:paraId="751D4E7C" w14:textId="77777777" w:rsidR="006A5988" w:rsidRDefault="006A5988" w:rsidP="006A5988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본 계약은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 제공하는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카카오톡 전자문서 서비스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(아래에서 정의함)를 </w:t>
      </w:r>
      <w:r>
        <w:rPr>
          <w:rFonts w:asciiTheme="minorEastAsia" w:hAnsiTheme="minorEastAsia" w:cs="굴림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이 이용함에 있어 필요한 양 당사자의 권리와 의무 및 제반 사항을 규정함을 목적으로 한다.</w:t>
      </w:r>
    </w:p>
    <w:p w14:paraId="24278E03" w14:textId="215610D7" w:rsidR="00E7533B" w:rsidRPr="006A5988" w:rsidRDefault="00E7533B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B7F9763" w14:textId="0F9E1A18" w:rsidR="006F35F5" w:rsidRPr="00B6629F" w:rsidRDefault="006F35F5" w:rsidP="006F35F5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>
        <w:rPr>
          <w:rFonts w:asciiTheme="minorEastAsia" w:hAnsiTheme="minorEastAsia" w:cs="굴림"/>
          <w:b/>
          <w:bCs/>
          <w:color w:val="000000"/>
          <w:kern w:val="0"/>
          <w:szCs w:val="20"/>
        </w:rPr>
        <w:t>2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서비스 내용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7B2D5A53" w14:textId="77777777" w:rsidR="006A5988" w:rsidRDefault="006A5988" w:rsidP="006A5988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 </w:t>
      </w:r>
      <w:r>
        <w:rPr>
          <w:rFonts w:asciiTheme="minorEastAsia" w:hAnsiTheme="minorEastAsia" w:cs="굴림"/>
          <w:color w:val="000000"/>
          <w:kern w:val="0"/>
          <w:szCs w:val="20"/>
        </w:rPr>
        <w:t>‘이용기관’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에게 제공하는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서비스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는 아래와 같다.</w:t>
      </w:r>
    </w:p>
    <w:p w14:paraId="6FF5645B" w14:textId="298FAF95" w:rsidR="00E7533B" w:rsidRDefault="006A5988" w:rsidP="00A463D3">
      <w:pPr>
        <w:pStyle w:val="ac"/>
        <w:numPr>
          <w:ilvl w:val="0"/>
          <w:numId w:val="1"/>
        </w:numPr>
        <w:snapToGrid w:val="0"/>
        <w:spacing w:after="0" w:line="240" w:lineRule="auto"/>
        <w:ind w:leftChars="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673D21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전자문서 </w:t>
      </w:r>
      <w:r w:rsidR="00A463D3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유통</w:t>
      </w:r>
      <w:r w:rsidR="00A463D3" w:rsidRPr="00A463D3">
        <w:rPr>
          <w:rFonts w:asciiTheme="minorEastAsia" w:hAnsiTheme="minorEastAsia" w:cs="굴림"/>
          <w:b/>
          <w:bCs/>
          <w:color w:val="000000"/>
          <w:kern w:val="0"/>
          <w:szCs w:val="20"/>
        </w:rPr>
        <w:t>·</w:t>
      </w:r>
      <w:r w:rsidR="00A463D3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보관</w:t>
      </w:r>
      <w:r w:rsidRPr="00673D21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서비스:</w:t>
      </w:r>
      <w:r w:rsidRPr="00673D21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="00A463D3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A463D3" w:rsidRPr="00A463D3">
        <w:rPr>
          <w:rFonts w:asciiTheme="minorEastAsia" w:hAnsiTheme="minorEastAsia" w:cs="굴림"/>
          <w:color w:val="000000"/>
          <w:kern w:val="0"/>
          <w:szCs w:val="20"/>
        </w:rPr>
        <w:t>이용자</w:t>
      </w:r>
      <w:r w:rsidR="00A463D3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A463D3" w:rsidRPr="00A463D3">
        <w:rPr>
          <w:rFonts w:asciiTheme="minorEastAsia" w:hAnsiTheme="minorEastAsia" w:cs="굴림"/>
          <w:color w:val="000000"/>
          <w:kern w:val="0"/>
          <w:szCs w:val="20"/>
        </w:rPr>
        <w:t xml:space="preserve">가 작성하거나 시스템을 통해 생성한 각종 전자문서를 카카오 </w:t>
      </w:r>
      <w:proofErr w:type="spellStart"/>
      <w:r w:rsidR="00A463D3" w:rsidRPr="00A463D3">
        <w:rPr>
          <w:rFonts w:asciiTheme="minorEastAsia" w:hAnsiTheme="minorEastAsia" w:cs="굴림"/>
          <w:color w:val="000000"/>
          <w:kern w:val="0"/>
          <w:szCs w:val="20"/>
        </w:rPr>
        <w:t>알림톡을</w:t>
      </w:r>
      <w:proofErr w:type="spellEnd"/>
      <w:r w:rsidR="00A463D3" w:rsidRPr="00A463D3">
        <w:rPr>
          <w:rFonts w:asciiTheme="minorEastAsia" w:hAnsiTheme="minorEastAsia" w:cs="굴림"/>
          <w:color w:val="000000"/>
          <w:kern w:val="0"/>
          <w:szCs w:val="20"/>
        </w:rPr>
        <w:t xml:space="preserve"> 통해 수신자에게 전달하고, 해당 전자문서를 「전자문서 및 전자거래 </w:t>
      </w:r>
      <w:proofErr w:type="spellStart"/>
      <w:r w:rsidR="00A463D3" w:rsidRPr="00A463D3">
        <w:rPr>
          <w:rFonts w:asciiTheme="minorEastAsia" w:hAnsiTheme="minorEastAsia" w:cs="굴림"/>
          <w:color w:val="000000"/>
          <w:kern w:val="0"/>
          <w:szCs w:val="20"/>
        </w:rPr>
        <w:t>기본법」에</w:t>
      </w:r>
      <w:proofErr w:type="spellEnd"/>
      <w:r w:rsidR="00A463D3" w:rsidRPr="00A463D3">
        <w:rPr>
          <w:rFonts w:asciiTheme="minorEastAsia" w:hAnsiTheme="minorEastAsia" w:cs="굴림"/>
          <w:color w:val="000000"/>
          <w:kern w:val="0"/>
          <w:szCs w:val="20"/>
        </w:rPr>
        <w:t xml:space="preserve"> 따른 공인전자문서센터에 보관함으로써 문서의 유통 사실 및 원본성을 증빙할 수 있도록 제공하는 서비스</w:t>
      </w:r>
    </w:p>
    <w:p w14:paraId="3A40BB48" w14:textId="77777777" w:rsidR="00A463D3" w:rsidRPr="006A5988" w:rsidRDefault="00A463D3" w:rsidP="00A463D3">
      <w:pPr>
        <w:pStyle w:val="ac"/>
        <w:snapToGrid w:val="0"/>
        <w:spacing w:after="0" w:line="240" w:lineRule="auto"/>
        <w:ind w:leftChars="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615D9F8E" w14:textId="1E9E22B0" w:rsidR="00B6629F" w:rsidRPr="00B6629F" w:rsidRDefault="00B6629F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822AD5">
        <w:rPr>
          <w:rFonts w:asciiTheme="minorEastAsia" w:hAnsiTheme="minorEastAsia" w:cs="굴림"/>
          <w:b/>
          <w:bCs/>
          <w:color w:val="000000"/>
          <w:kern w:val="0"/>
          <w:szCs w:val="20"/>
        </w:rPr>
        <w:t>3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 【</w:t>
      </w:r>
      <w:r w:rsidR="005C2407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전자문서 서비스 제공단가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2724F4E3" w14:textId="2D100527" w:rsidR="005C2407" w:rsidRDefault="005C2407" w:rsidP="00AF0146">
      <w:pPr>
        <w:pStyle w:val="ac"/>
        <w:numPr>
          <w:ilvl w:val="0"/>
          <w:numId w:val="2"/>
        </w:numPr>
        <w:wordWrap/>
        <w:snapToGrid w:val="0"/>
        <w:spacing w:after="0" w:line="240" w:lineRule="auto"/>
        <w:ind w:leftChars="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전자문서 서비스의 제공 단가는 </w:t>
      </w:r>
      <w:r w:rsidR="00A43135">
        <w:rPr>
          <w:rFonts w:asciiTheme="minorEastAsia" w:hAnsiTheme="minorEastAsia" w:cs="굴림" w:hint="eastAsia"/>
          <w:color w:val="000000"/>
          <w:kern w:val="0"/>
          <w:szCs w:val="20"/>
        </w:rPr>
        <w:t>아래와 같이 하기로 한다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.</w:t>
      </w:r>
    </w:p>
    <w:tbl>
      <w:tblPr>
        <w:tblStyle w:val="a4"/>
        <w:tblW w:w="9133" w:type="dxa"/>
        <w:tblInd w:w="-5" w:type="dxa"/>
        <w:tblLook w:val="04A0" w:firstRow="1" w:lastRow="0" w:firstColumn="1" w:lastColumn="0" w:noHBand="0" w:noVBand="1"/>
      </w:tblPr>
      <w:tblGrid>
        <w:gridCol w:w="562"/>
        <w:gridCol w:w="2877"/>
        <w:gridCol w:w="1616"/>
        <w:gridCol w:w="1355"/>
        <w:gridCol w:w="1247"/>
        <w:gridCol w:w="1476"/>
      </w:tblGrid>
      <w:tr w:rsidR="00A43135" w14:paraId="13636CC3" w14:textId="77777777" w:rsidTr="00A43135">
        <w:trPr>
          <w:trHeight w:val="384"/>
        </w:trPr>
        <w:tc>
          <w:tcPr>
            <w:tcW w:w="562" w:type="dxa"/>
            <w:shd w:val="clear" w:color="auto" w:fill="BFBFBF" w:themeFill="background1" w:themeFillShade="BF"/>
            <w:vAlign w:val="center"/>
          </w:tcPr>
          <w:p w14:paraId="62AABFEF" w14:textId="77777777" w:rsidR="00A43135" w:rsidRPr="00C53F12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53F1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N</w:t>
            </w:r>
            <w:r w:rsidRPr="00C53F12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o.</w:t>
            </w:r>
          </w:p>
        </w:tc>
        <w:tc>
          <w:tcPr>
            <w:tcW w:w="2879" w:type="dxa"/>
            <w:shd w:val="clear" w:color="auto" w:fill="BFBFBF" w:themeFill="background1" w:themeFillShade="BF"/>
            <w:vAlign w:val="center"/>
          </w:tcPr>
          <w:p w14:paraId="4B922497" w14:textId="77777777" w:rsidR="00A43135" w:rsidRPr="00C53F12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53F1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판매 형태</w:t>
            </w:r>
          </w:p>
        </w:tc>
        <w:tc>
          <w:tcPr>
            <w:tcW w:w="1616" w:type="dxa"/>
            <w:shd w:val="clear" w:color="auto" w:fill="BFBFBF" w:themeFill="background1" w:themeFillShade="BF"/>
            <w:vAlign w:val="center"/>
          </w:tcPr>
          <w:p w14:paraId="40929CDB" w14:textId="77777777" w:rsidR="00A43135" w:rsidRPr="00C53F12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53F1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운영주체</w:t>
            </w:r>
          </w:p>
        </w:tc>
        <w:tc>
          <w:tcPr>
            <w:tcW w:w="1357" w:type="dxa"/>
            <w:shd w:val="clear" w:color="auto" w:fill="BFBFBF" w:themeFill="background1" w:themeFillShade="BF"/>
            <w:vAlign w:val="center"/>
          </w:tcPr>
          <w:p w14:paraId="53985BE4" w14:textId="77777777" w:rsidR="00A43135" w:rsidRPr="00C53F12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53F1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인프라제공</w:t>
            </w:r>
          </w:p>
        </w:tc>
        <w:tc>
          <w:tcPr>
            <w:tcW w:w="1250" w:type="dxa"/>
            <w:shd w:val="clear" w:color="auto" w:fill="BFBFBF" w:themeFill="background1" w:themeFillShade="BF"/>
            <w:vAlign w:val="center"/>
          </w:tcPr>
          <w:p w14:paraId="170A2DF8" w14:textId="77777777" w:rsidR="00A43135" w:rsidRPr="00C53F12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53F1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기술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지원</w:t>
            </w:r>
            <w:r w:rsidRPr="00C53F1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 xml:space="preserve"> 및 유지보수</w:t>
            </w:r>
          </w:p>
        </w:tc>
        <w:tc>
          <w:tcPr>
            <w:tcW w:w="1469" w:type="dxa"/>
            <w:shd w:val="clear" w:color="auto" w:fill="BFBFBF" w:themeFill="background1" w:themeFillShade="BF"/>
            <w:vAlign w:val="center"/>
          </w:tcPr>
          <w:p w14:paraId="7C924B65" w14:textId="77777777" w:rsidR="00A43135" w:rsidRPr="00C53F12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제공단가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br/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(VAT 별도)</w:t>
            </w:r>
          </w:p>
        </w:tc>
      </w:tr>
      <w:tr w:rsidR="00A43135" w14:paraId="22E12848" w14:textId="77777777" w:rsidTr="00A43135">
        <w:trPr>
          <w:trHeight w:val="384"/>
        </w:trPr>
        <w:tc>
          <w:tcPr>
            <w:tcW w:w="562" w:type="dxa"/>
            <w:vAlign w:val="center"/>
          </w:tcPr>
          <w:p w14:paraId="0A6575E0" w14:textId="1A9BF2DF" w:rsidR="00A43135" w:rsidRPr="00006FEB" w:rsidRDefault="00A463D3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1</w:t>
            </w:r>
          </w:p>
        </w:tc>
        <w:tc>
          <w:tcPr>
            <w:tcW w:w="2879" w:type="dxa"/>
            <w:vAlign w:val="center"/>
          </w:tcPr>
          <w:p w14:paraId="33F8DB0F" w14:textId="7F10C680" w:rsidR="00A43135" w:rsidRPr="00006FEB" w:rsidRDefault="00A463D3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전자문서 유통</w:t>
            </w:r>
            <w:r w:rsidRPr="00006FEB"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  <w:t>·</w:t>
            </w: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 xml:space="preserve">보관 서비스 </w:t>
            </w:r>
            <w:r w:rsidR="00A43135"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(</w:t>
            </w:r>
            <w:proofErr w:type="spellStart"/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알림톡</w:t>
            </w:r>
            <w:proofErr w:type="spellEnd"/>
            <w:r w:rsidR="00A43135"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+공인전자문서센터)</w:t>
            </w:r>
          </w:p>
        </w:tc>
        <w:tc>
          <w:tcPr>
            <w:tcW w:w="1616" w:type="dxa"/>
            <w:vAlign w:val="center"/>
          </w:tcPr>
          <w:p w14:paraId="6CF8A630" w14:textId="77777777" w:rsidR="00A43135" w:rsidRPr="00006FEB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카카오,</w:t>
            </w:r>
          </w:p>
          <w:p w14:paraId="1A0C742E" w14:textId="77777777" w:rsidR="00A43135" w:rsidRPr="00006FEB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proofErr w:type="spellStart"/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하나금융티아이</w:t>
            </w:r>
            <w:proofErr w:type="spellEnd"/>
          </w:p>
        </w:tc>
        <w:tc>
          <w:tcPr>
            <w:tcW w:w="1357" w:type="dxa"/>
            <w:vAlign w:val="center"/>
          </w:tcPr>
          <w:p w14:paraId="6AD1BC2F" w14:textId="77777777" w:rsidR="00A43135" w:rsidRPr="00006FEB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proofErr w:type="spellStart"/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와이더랩</w:t>
            </w:r>
            <w:proofErr w:type="spellEnd"/>
          </w:p>
        </w:tc>
        <w:tc>
          <w:tcPr>
            <w:tcW w:w="1250" w:type="dxa"/>
            <w:vAlign w:val="center"/>
          </w:tcPr>
          <w:p w14:paraId="0B2D4F1D" w14:textId="77777777" w:rsidR="00A43135" w:rsidRPr="00006FEB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proofErr w:type="spellStart"/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와이더랩</w:t>
            </w:r>
            <w:proofErr w:type="spellEnd"/>
          </w:p>
        </w:tc>
        <w:tc>
          <w:tcPr>
            <w:tcW w:w="1469" w:type="dxa"/>
            <w:vAlign w:val="center"/>
          </w:tcPr>
          <w:p w14:paraId="6440BEB6" w14:textId="286F66A2" w:rsidR="00A43135" w:rsidRPr="00006FEB" w:rsidRDefault="00A463D3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1,5</w:t>
            </w:r>
            <w:r w:rsidR="00722778"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0</w:t>
            </w:r>
            <w:r w:rsidR="00A43135"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0원(건당)</w:t>
            </w:r>
          </w:p>
        </w:tc>
      </w:tr>
    </w:tbl>
    <w:p w14:paraId="66E887BB" w14:textId="6EDF751C" w:rsidR="00AF0146" w:rsidRPr="005C2407" w:rsidRDefault="005C2407" w:rsidP="005C2407">
      <w:pPr>
        <w:pStyle w:val="ac"/>
        <w:numPr>
          <w:ilvl w:val="0"/>
          <w:numId w:val="2"/>
        </w:numPr>
        <w:wordWrap/>
        <w:snapToGrid w:val="0"/>
        <w:spacing w:after="0" w:line="240" w:lineRule="auto"/>
        <w:ind w:leftChars="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와이더랩은</w:t>
      </w:r>
      <w:proofErr w:type="spellEnd"/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원가의 상승이나 정부정책 변경 등으로 인해 사업 환경이 변한 경우, 전자문서 서비스의 제공단가를 변경하거나 별도의 수수료를 이용기관에 부과할 수 있다. 이는</w:t>
      </w:r>
      <w:ins w:id="0" w:author="김예지" w:date="2026-03-19T16:30:00Z" w16du:dateUtc="2026-03-19T07:30:00Z">
        <w:r w:rsidR="00A07905">
          <w:rPr>
            <w:rFonts w:asciiTheme="minorEastAsia" w:hAnsiTheme="minorEastAsia" w:cs="굴림" w:hint="eastAsia"/>
            <w:color w:val="000000"/>
            <w:kern w:val="0"/>
            <w:szCs w:val="20"/>
          </w:rPr>
          <w:t xml:space="preserve"> 사전 서면 통지 후</w:t>
        </w:r>
      </w:ins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상호 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협의하에</w:t>
      </w:r>
      <w:proofErr w:type="spellEnd"/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부속계약 등으로 정</w:t>
      </w:r>
      <w:ins w:id="1" w:author="김예지" w:date="2026-03-19T16:30:00Z" w16du:dateUtc="2026-03-19T07:30:00Z">
        <w:r w:rsidR="00A07905">
          <w:rPr>
            <w:rFonts w:asciiTheme="minorEastAsia" w:hAnsiTheme="minorEastAsia" w:cs="굴림" w:hint="eastAsia"/>
            <w:color w:val="000000"/>
            <w:kern w:val="0"/>
            <w:szCs w:val="20"/>
          </w:rPr>
          <w:t>해야만 효력이 발생</w:t>
        </w:r>
      </w:ins>
      <w:r>
        <w:rPr>
          <w:rFonts w:asciiTheme="minorEastAsia" w:hAnsiTheme="minorEastAsia" w:cs="굴림" w:hint="eastAsia"/>
          <w:color w:val="000000"/>
          <w:kern w:val="0"/>
          <w:szCs w:val="20"/>
        </w:rPr>
        <w:t>한다.</w:t>
      </w:r>
    </w:p>
    <w:p w14:paraId="13037BB6" w14:textId="73261221" w:rsidR="00200076" w:rsidRDefault="00200076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BDC9A39" w14:textId="4EEDBA1C" w:rsidR="005C2A77" w:rsidRPr="00B6629F" w:rsidRDefault="005C2A77" w:rsidP="005C2A77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4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 w:rsidR="005C2407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전자문서 서비스 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정산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26CC6F75" w14:textId="2FAFF9DA" w:rsidR="005C2A77" w:rsidRDefault="005C2A77" w:rsidP="005C2A77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1</w:t>
      </w:r>
      <w:r>
        <w:rPr>
          <w:rFonts w:asciiTheme="minorEastAsia" w:hAnsiTheme="minorEastAsia" w:cs="굴림"/>
          <w:color w:val="000000"/>
          <w:kern w:val="0"/>
          <w:szCs w:val="20"/>
        </w:rPr>
        <w:t>. 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F97A02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매월 </w:t>
      </w:r>
      <w:r>
        <w:rPr>
          <w:rFonts w:asciiTheme="minorEastAsia" w:hAnsiTheme="minorEastAsia" w:cs="굴림"/>
          <w:color w:val="000000"/>
          <w:kern w:val="0"/>
          <w:szCs w:val="20"/>
        </w:rPr>
        <w:t>1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일부터 말일까지 월 단위로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822AD5">
        <w:rPr>
          <w:rFonts w:asciiTheme="minorEastAsia" w:hAnsiTheme="minorEastAsia" w:cs="굴림" w:hint="eastAsia"/>
          <w:color w:val="000000"/>
          <w:kern w:val="0"/>
          <w:szCs w:val="20"/>
        </w:rPr>
        <w:t>에서 사용한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proofErr w:type="gramStart"/>
      <w:r w:rsidR="005C240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전자문서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서비스</w:t>
      </w:r>
      <w:proofErr w:type="gram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의 이용</w:t>
      </w:r>
      <w:r w:rsidR="00822AD5">
        <w:rPr>
          <w:rFonts w:asciiTheme="minorEastAsia" w:hAnsiTheme="minorEastAsia" w:cs="굴림" w:hint="eastAsia"/>
          <w:color w:val="000000"/>
          <w:kern w:val="0"/>
          <w:szCs w:val="20"/>
        </w:rPr>
        <w:t>건수에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따라 </w:t>
      </w:r>
      <w:r w:rsidR="00EA6F26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매 익월에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정산을 진행하기로 한다.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6DEB30CD" w14:textId="7BFE5ED3" w:rsidR="005C2A77" w:rsidRDefault="00822AD5" w:rsidP="005C2A77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2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>. ‘</w:t>
      </w:r>
      <w:proofErr w:type="spellStart"/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 w:rsidR="005C2A77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F97A02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전항의 정산 자료에 대해 상호 이의가 없는 경우 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>‘</w:t>
      </w:r>
      <w:proofErr w:type="spellStart"/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 w:rsidR="005C2A77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>은 정산 금액에 대해 작성일이 당월</w:t>
      </w:r>
      <w:r w:rsidR="000A0536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말일자로 기재된 세금계산서를 익월 </w:t>
      </w:r>
      <w:r w:rsidR="00892E13">
        <w:rPr>
          <w:rFonts w:asciiTheme="minorEastAsia" w:hAnsiTheme="minorEastAsia" w:cs="굴림"/>
          <w:color w:val="000000"/>
          <w:kern w:val="0"/>
          <w:szCs w:val="20"/>
        </w:rPr>
        <w:t>5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일(공휴일인 경우 </w:t>
      </w:r>
      <w:proofErr w:type="spellStart"/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>익</w:t>
      </w:r>
      <w:proofErr w:type="spellEnd"/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영업일)까지 발급하기로 한다.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587218CB" w14:textId="5FA1D200" w:rsidR="005C2A77" w:rsidRDefault="00822AD5" w:rsidP="005C2A77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3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>제</w:t>
      </w:r>
      <w:r w:rsidR="00F97A02">
        <w:rPr>
          <w:rFonts w:asciiTheme="minorEastAsia" w:hAnsiTheme="minorEastAsia" w:cs="굴림"/>
          <w:color w:val="000000"/>
          <w:kern w:val="0"/>
          <w:szCs w:val="20"/>
        </w:rPr>
        <w:t>2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항의 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정산자료에 대해 상대방이 이의를 제기한 경우 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>의 자료를 기준으로 선 정산하며,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 xml:space="preserve"> ‘</w:t>
      </w:r>
      <w:proofErr w:type="spellStart"/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 w:rsidR="00A31F7A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>과 추가로 상호 확인하여 차액에 대해 익월 소급 적용한다.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4BAD3786" w14:textId="3F943013" w:rsidR="00A31F7A" w:rsidRDefault="00822AD5" w:rsidP="005C2A77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4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. 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F97A02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‘</w:t>
      </w:r>
      <w:proofErr w:type="spellStart"/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 w:rsidR="00A31F7A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에게 지급할 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EA6F26">
        <w:rPr>
          <w:rFonts w:asciiTheme="minorEastAsia" w:hAnsiTheme="minorEastAsia" w:cs="굴림" w:hint="eastAsia"/>
          <w:color w:val="000000"/>
          <w:kern w:val="0"/>
          <w:szCs w:val="20"/>
        </w:rPr>
        <w:t>전자문서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서비스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 xml:space="preserve">’ 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금액을 </w:t>
      </w:r>
      <w:r w:rsidR="00891E7D">
        <w:rPr>
          <w:rFonts w:asciiTheme="minorEastAsia" w:hAnsiTheme="minorEastAsia" w:cs="굴림" w:hint="eastAsia"/>
          <w:color w:val="000000"/>
          <w:kern w:val="0"/>
          <w:szCs w:val="20"/>
        </w:rPr>
        <w:t>익월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891E7D">
        <w:rPr>
          <w:rFonts w:asciiTheme="minorEastAsia" w:hAnsiTheme="minorEastAsia" w:cs="굴림" w:hint="eastAsia"/>
          <w:color w:val="000000"/>
          <w:kern w:val="0"/>
          <w:szCs w:val="20"/>
        </w:rPr>
        <w:t>10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일(공휴일인 경우 직전 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lastRenderedPageBreak/>
        <w:t xml:space="preserve">영업일)까지 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‘</w:t>
      </w:r>
      <w:proofErr w:type="spellStart"/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 w:rsidR="00A31F7A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>이 지정한 계좌에 현금으로 입금하기로 한다.</w:t>
      </w:r>
    </w:p>
    <w:p w14:paraId="6CC81CEA" w14:textId="4741B02C" w:rsidR="005C2A77" w:rsidRDefault="005C2A77" w:rsidP="005C2A77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731FA0F" w14:textId="4F1CA42C" w:rsidR="00A31F7A" w:rsidRPr="00B6629F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5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서비스 장애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7352C43F" w14:textId="715065EF" w:rsidR="00A31F7A" w:rsidRPr="00A07905" w:rsidRDefault="00A31F7A" w:rsidP="00A07905">
      <w:pPr>
        <w:pStyle w:val="ac"/>
        <w:numPr>
          <w:ilvl w:val="0"/>
          <w:numId w:val="3"/>
        </w:numPr>
        <w:wordWrap/>
        <w:snapToGrid w:val="0"/>
        <w:spacing w:after="0" w:line="240" w:lineRule="auto"/>
        <w:ind w:leftChars="0"/>
        <w:textAlignment w:val="baseline"/>
        <w:rPr>
          <w:ins w:id="2" w:author="김예지" w:date="2026-03-19T16:25:00Z" w16du:dateUtc="2026-03-19T07:25:00Z"/>
          <w:rFonts w:asciiTheme="minorEastAsia" w:hAnsiTheme="minorEastAsia" w:cs="굴림"/>
          <w:color w:val="000000"/>
          <w:kern w:val="0"/>
          <w:szCs w:val="20"/>
          <w:rPrChange w:id="3" w:author="김예지" w:date="2026-03-19T16:25:00Z" w16du:dateUtc="2026-03-19T07:25:00Z">
            <w:rPr>
              <w:ins w:id="4" w:author="김예지" w:date="2026-03-19T16:25:00Z" w16du:dateUtc="2026-03-19T07:25:00Z"/>
            </w:rPr>
          </w:rPrChange>
        </w:rPr>
        <w:pPrChange w:id="5" w:author="김예지" w:date="2026-03-19T16:25:00Z" w16du:dateUtc="2026-03-19T07:25:00Z">
          <w:pPr>
            <w:wordWrap/>
            <w:snapToGrid w:val="0"/>
            <w:spacing w:after="0" w:line="240" w:lineRule="auto"/>
            <w:textAlignment w:val="baseline"/>
          </w:pPr>
        </w:pPrChange>
      </w:pPr>
      <w:del w:id="6" w:author="김예지" w:date="2026-03-19T16:25:00Z" w16du:dateUtc="2026-03-19T07:25:00Z">
        <w:r w:rsidRPr="00A07905" w:rsidDel="00A07905">
          <w:rPr>
            <w:rFonts w:asciiTheme="minorEastAsia" w:hAnsiTheme="minorEastAsia" w:cs="굴림" w:hint="eastAsia"/>
            <w:color w:val="000000"/>
            <w:kern w:val="0"/>
            <w:szCs w:val="20"/>
            <w:rPrChange w:id="7" w:author="김예지" w:date="2026-03-19T16:25:00Z" w16du:dateUtc="2026-03-19T07:25:00Z">
              <w:rPr>
                <w:rFonts w:hint="eastAsia"/>
              </w:rPr>
            </w:rPrChange>
          </w:rPr>
          <w:delText>1</w:delText>
        </w:r>
        <w:r w:rsidRPr="00A07905" w:rsidDel="00A07905">
          <w:rPr>
            <w:rFonts w:asciiTheme="minorEastAsia" w:hAnsiTheme="minorEastAsia" w:cs="굴림"/>
            <w:color w:val="000000"/>
            <w:kern w:val="0"/>
            <w:szCs w:val="20"/>
            <w:rPrChange w:id="8" w:author="김예지" w:date="2026-03-19T16:25:00Z" w16du:dateUtc="2026-03-19T07:25:00Z">
              <w:rPr/>
            </w:rPrChange>
          </w:rPr>
          <w:delText xml:space="preserve">. </w:delText>
        </w:r>
      </w:del>
      <w:r w:rsidRPr="00A07905">
        <w:rPr>
          <w:rFonts w:asciiTheme="minorEastAsia" w:hAnsiTheme="minorEastAsia" w:cs="굴림"/>
          <w:color w:val="000000"/>
          <w:kern w:val="0"/>
          <w:szCs w:val="20"/>
          <w:rPrChange w:id="9" w:author="김예지" w:date="2026-03-19T16:25:00Z" w16du:dateUtc="2026-03-19T07:25:00Z">
            <w:rPr/>
          </w:rPrChange>
        </w:rPr>
        <w:t>‘</w:t>
      </w:r>
      <w:r w:rsidRPr="00A07905">
        <w:rPr>
          <w:rFonts w:asciiTheme="minorEastAsia" w:hAnsiTheme="minorEastAsia" w:cs="굴림" w:hint="eastAsia"/>
          <w:color w:val="000000"/>
          <w:kern w:val="0"/>
          <w:szCs w:val="20"/>
          <w:rPrChange w:id="10" w:author="김예지" w:date="2026-03-19T16:25:00Z" w16du:dateUtc="2026-03-19T07:25:00Z">
            <w:rPr>
              <w:rFonts w:hint="eastAsia"/>
            </w:rPr>
          </w:rPrChange>
        </w:rPr>
        <w:t>카카오</w:t>
      </w:r>
      <w:r w:rsidRPr="00A07905">
        <w:rPr>
          <w:rFonts w:asciiTheme="minorEastAsia" w:hAnsiTheme="minorEastAsia" w:cs="굴림"/>
          <w:color w:val="000000"/>
          <w:kern w:val="0"/>
          <w:szCs w:val="20"/>
          <w:rPrChange w:id="11" w:author="김예지" w:date="2026-03-19T16:25:00Z" w16du:dateUtc="2026-03-19T07:25:00Z">
            <w:rPr/>
          </w:rPrChange>
        </w:rPr>
        <w:t xml:space="preserve">’ </w:t>
      </w:r>
      <w:r w:rsidRPr="00A07905">
        <w:rPr>
          <w:rFonts w:asciiTheme="minorEastAsia" w:hAnsiTheme="minorEastAsia" w:cs="굴림" w:hint="eastAsia"/>
          <w:color w:val="000000"/>
          <w:kern w:val="0"/>
          <w:szCs w:val="20"/>
          <w:rPrChange w:id="12" w:author="김예지" w:date="2026-03-19T16:25:00Z" w16du:dateUtc="2026-03-19T07:25:00Z">
            <w:rPr>
              <w:rFonts w:hint="eastAsia"/>
            </w:rPr>
          </w:rPrChange>
        </w:rPr>
        <w:t xml:space="preserve">또는 </w:t>
      </w:r>
      <w:r w:rsidRPr="00A07905">
        <w:rPr>
          <w:rFonts w:asciiTheme="minorEastAsia" w:hAnsiTheme="minorEastAsia" w:cs="굴림"/>
          <w:color w:val="000000"/>
          <w:kern w:val="0"/>
          <w:szCs w:val="20"/>
          <w:rPrChange w:id="13" w:author="김예지" w:date="2026-03-19T16:25:00Z" w16du:dateUtc="2026-03-19T07:25:00Z">
            <w:rPr/>
          </w:rPrChange>
        </w:rPr>
        <w:t>‘</w:t>
      </w:r>
      <w:proofErr w:type="spellStart"/>
      <w:r w:rsidRPr="00A07905">
        <w:rPr>
          <w:rFonts w:asciiTheme="minorEastAsia" w:hAnsiTheme="minorEastAsia" w:cs="굴림" w:hint="eastAsia"/>
          <w:color w:val="000000"/>
          <w:kern w:val="0"/>
          <w:szCs w:val="20"/>
          <w:rPrChange w:id="14" w:author="김예지" w:date="2026-03-19T16:25:00Z" w16du:dateUtc="2026-03-19T07:25:00Z">
            <w:rPr>
              <w:rFonts w:hint="eastAsia"/>
            </w:rPr>
          </w:rPrChange>
        </w:rPr>
        <w:t>와이더랩</w:t>
      </w:r>
      <w:proofErr w:type="spellEnd"/>
      <w:r w:rsidRPr="00A07905">
        <w:rPr>
          <w:rFonts w:asciiTheme="minorEastAsia" w:hAnsiTheme="minorEastAsia" w:cs="굴림"/>
          <w:color w:val="000000"/>
          <w:kern w:val="0"/>
          <w:szCs w:val="20"/>
          <w:rPrChange w:id="15" w:author="김예지" w:date="2026-03-19T16:25:00Z" w16du:dateUtc="2026-03-19T07:25:00Z">
            <w:rPr/>
          </w:rPrChange>
        </w:rPr>
        <w:t>’</w:t>
      </w:r>
      <w:r w:rsidRPr="00A07905">
        <w:rPr>
          <w:rFonts w:asciiTheme="minorEastAsia" w:hAnsiTheme="minorEastAsia" w:cs="굴림" w:hint="eastAsia"/>
          <w:color w:val="000000"/>
          <w:kern w:val="0"/>
          <w:szCs w:val="20"/>
          <w:rPrChange w:id="16" w:author="김예지" w:date="2026-03-19T16:25:00Z" w16du:dateUtc="2026-03-19T07:25:00Z">
            <w:rPr>
              <w:rFonts w:hint="eastAsia"/>
            </w:rPr>
          </w:rPrChange>
        </w:rPr>
        <w:t xml:space="preserve">의 귀책 사유로 </w:t>
      </w:r>
      <w:r w:rsidRPr="00A07905">
        <w:rPr>
          <w:rFonts w:asciiTheme="minorEastAsia" w:hAnsiTheme="minorEastAsia" w:cs="굴림"/>
          <w:color w:val="000000"/>
          <w:kern w:val="0"/>
          <w:szCs w:val="20"/>
          <w:rPrChange w:id="17" w:author="김예지" w:date="2026-03-19T16:25:00Z" w16du:dateUtc="2026-03-19T07:25:00Z">
            <w:rPr/>
          </w:rPrChange>
        </w:rPr>
        <w:t>‘</w:t>
      </w:r>
      <w:r w:rsidR="00EA6F26" w:rsidRPr="00A07905">
        <w:rPr>
          <w:rFonts w:asciiTheme="minorEastAsia" w:hAnsiTheme="minorEastAsia" w:cs="굴림" w:hint="eastAsia"/>
          <w:color w:val="000000"/>
          <w:kern w:val="0"/>
          <w:szCs w:val="20"/>
          <w:rPrChange w:id="18" w:author="김예지" w:date="2026-03-19T16:25:00Z" w16du:dateUtc="2026-03-19T07:25:00Z">
            <w:rPr>
              <w:rFonts w:hint="eastAsia"/>
            </w:rPr>
          </w:rPrChange>
        </w:rPr>
        <w:t>전자문서</w:t>
      </w:r>
      <w:r w:rsidRPr="00A07905">
        <w:rPr>
          <w:rFonts w:asciiTheme="minorEastAsia" w:hAnsiTheme="minorEastAsia" w:cs="굴림" w:hint="eastAsia"/>
          <w:color w:val="000000"/>
          <w:kern w:val="0"/>
          <w:szCs w:val="20"/>
          <w:rPrChange w:id="19" w:author="김예지" w:date="2026-03-19T16:25:00Z" w16du:dateUtc="2026-03-19T07:25:00Z">
            <w:rPr>
              <w:rFonts w:hint="eastAsia"/>
            </w:rPr>
          </w:rPrChange>
        </w:rPr>
        <w:t xml:space="preserve"> 서비스</w:t>
      </w:r>
      <w:r w:rsidRPr="00A07905">
        <w:rPr>
          <w:rFonts w:asciiTheme="minorEastAsia" w:hAnsiTheme="minorEastAsia" w:cs="굴림"/>
          <w:color w:val="000000"/>
          <w:kern w:val="0"/>
          <w:szCs w:val="20"/>
          <w:rPrChange w:id="20" w:author="김예지" w:date="2026-03-19T16:25:00Z" w16du:dateUtc="2026-03-19T07:25:00Z">
            <w:rPr/>
          </w:rPrChange>
        </w:rPr>
        <w:t>’</w:t>
      </w:r>
      <w:r w:rsidRPr="00A07905">
        <w:rPr>
          <w:rFonts w:asciiTheme="minorEastAsia" w:hAnsiTheme="minorEastAsia" w:cs="굴림" w:hint="eastAsia"/>
          <w:color w:val="000000"/>
          <w:kern w:val="0"/>
          <w:szCs w:val="20"/>
          <w:rPrChange w:id="21" w:author="김예지" w:date="2026-03-19T16:25:00Z" w16du:dateUtc="2026-03-19T07:25:00Z">
            <w:rPr>
              <w:rFonts w:hint="eastAsia"/>
            </w:rPr>
          </w:rPrChange>
        </w:rPr>
        <w:t>의 일부 또는 전부가 중단된 경우,</w:t>
      </w:r>
      <w:r w:rsidRPr="00A07905">
        <w:rPr>
          <w:rFonts w:asciiTheme="minorEastAsia" w:hAnsiTheme="minorEastAsia" w:cs="굴림"/>
          <w:color w:val="000000"/>
          <w:kern w:val="0"/>
          <w:szCs w:val="20"/>
          <w:rPrChange w:id="22" w:author="김예지" w:date="2026-03-19T16:25:00Z" w16du:dateUtc="2026-03-19T07:25:00Z">
            <w:rPr/>
          </w:rPrChange>
        </w:rPr>
        <w:t xml:space="preserve"> </w:t>
      </w:r>
      <w:r w:rsidRPr="00A07905">
        <w:rPr>
          <w:rFonts w:asciiTheme="minorEastAsia" w:hAnsiTheme="minorEastAsia" w:cs="굴림" w:hint="eastAsia"/>
          <w:color w:val="000000"/>
          <w:kern w:val="0"/>
          <w:szCs w:val="20"/>
          <w:rPrChange w:id="23" w:author="김예지" w:date="2026-03-19T16:25:00Z" w16du:dateUtc="2026-03-19T07:25:00Z">
            <w:rPr>
              <w:rFonts w:hint="eastAsia"/>
            </w:rPr>
          </w:rPrChange>
        </w:rPr>
        <w:t xml:space="preserve">인증 서비스의 중단을 인지하는 즉시 서비스 중단에 대한 사실과 그 사유를 </w:t>
      </w:r>
      <w:r w:rsidRPr="00A07905">
        <w:rPr>
          <w:rFonts w:asciiTheme="minorEastAsia" w:hAnsiTheme="minorEastAsia" w:cs="굴림"/>
          <w:color w:val="000000"/>
          <w:kern w:val="0"/>
          <w:szCs w:val="20"/>
          <w:rPrChange w:id="24" w:author="김예지" w:date="2026-03-19T16:25:00Z" w16du:dateUtc="2026-03-19T07:25:00Z">
            <w:rPr/>
          </w:rPrChange>
        </w:rPr>
        <w:t>‘</w:t>
      </w:r>
      <w:r w:rsidR="006A5988" w:rsidRPr="00A07905">
        <w:rPr>
          <w:rFonts w:asciiTheme="minorEastAsia" w:hAnsiTheme="minorEastAsia" w:cs="굴림" w:hint="eastAsia"/>
          <w:color w:val="000000"/>
          <w:kern w:val="0"/>
          <w:szCs w:val="20"/>
          <w:rPrChange w:id="25" w:author="김예지" w:date="2026-03-19T16:25:00Z" w16du:dateUtc="2026-03-19T07:25:00Z">
            <w:rPr>
              <w:rFonts w:hint="eastAsia"/>
            </w:rPr>
          </w:rPrChange>
        </w:rPr>
        <w:t>이용기관</w:t>
      </w:r>
      <w:r w:rsidRPr="00A07905">
        <w:rPr>
          <w:rFonts w:asciiTheme="minorEastAsia" w:hAnsiTheme="minorEastAsia" w:cs="굴림"/>
          <w:color w:val="000000"/>
          <w:kern w:val="0"/>
          <w:szCs w:val="20"/>
          <w:rPrChange w:id="26" w:author="김예지" w:date="2026-03-19T16:25:00Z" w16du:dateUtc="2026-03-19T07:25:00Z">
            <w:rPr/>
          </w:rPrChange>
        </w:rPr>
        <w:t>’</w:t>
      </w:r>
      <w:r w:rsidRPr="00A07905">
        <w:rPr>
          <w:rFonts w:asciiTheme="minorEastAsia" w:hAnsiTheme="minorEastAsia" w:cs="굴림" w:hint="eastAsia"/>
          <w:color w:val="000000"/>
          <w:kern w:val="0"/>
          <w:szCs w:val="20"/>
          <w:rPrChange w:id="27" w:author="김예지" w:date="2026-03-19T16:25:00Z" w16du:dateUtc="2026-03-19T07:25:00Z">
            <w:rPr>
              <w:rFonts w:hint="eastAsia"/>
            </w:rPr>
          </w:rPrChange>
        </w:rPr>
        <w:t>에게 통보하여야 한다.</w:t>
      </w:r>
      <w:r w:rsidRPr="00A07905">
        <w:rPr>
          <w:rFonts w:asciiTheme="minorEastAsia" w:hAnsiTheme="minorEastAsia" w:cs="굴림"/>
          <w:color w:val="000000"/>
          <w:kern w:val="0"/>
          <w:szCs w:val="20"/>
          <w:rPrChange w:id="28" w:author="김예지" w:date="2026-03-19T16:25:00Z" w16du:dateUtc="2026-03-19T07:25:00Z">
            <w:rPr/>
          </w:rPrChange>
        </w:rPr>
        <w:t xml:space="preserve"> </w:t>
      </w:r>
    </w:p>
    <w:p w14:paraId="3DA7E606" w14:textId="097C42FD" w:rsidR="00A07905" w:rsidRPr="00A07905" w:rsidRDefault="00A07905" w:rsidP="00A07905">
      <w:pPr>
        <w:pStyle w:val="ac"/>
        <w:numPr>
          <w:ilvl w:val="0"/>
          <w:numId w:val="3"/>
        </w:numPr>
        <w:wordWrap/>
        <w:snapToGrid w:val="0"/>
        <w:spacing w:after="0" w:line="240" w:lineRule="auto"/>
        <w:ind w:leftChars="0"/>
        <w:textAlignment w:val="baseline"/>
        <w:rPr>
          <w:rFonts w:asciiTheme="minorEastAsia" w:hAnsiTheme="minorEastAsia" w:cs="굴림"/>
          <w:color w:val="000000"/>
          <w:kern w:val="0"/>
          <w:szCs w:val="20"/>
          <w:rPrChange w:id="29" w:author="김예지" w:date="2026-03-19T16:25:00Z" w16du:dateUtc="2026-03-19T07:25:00Z">
            <w:rPr/>
          </w:rPrChange>
        </w:rPr>
        <w:pPrChange w:id="30" w:author="김예지" w:date="2026-03-19T16:25:00Z" w16du:dateUtc="2026-03-19T07:25:00Z">
          <w:pPr>
            <w:wordWrap/>
            <w:snapToGrid w:val="0"/>
            <w:spacing w:after="0" w:line="240" w:lineRule="auto"/>
            <w:textAlignment w:val="baseline"/>
          </w:pPr>
        </w:pPrChange>
      </w:pPr>
      <w:ins w:id="31" w:author="김예지" w:date="2026-03-19T16:25:00Z" w16du:dateUtc="2026-03-19T07:25:00Z">
        <w:r>
          <w:rPr>
            <w:rFonts w:asciiTheme="minorEastAsia" w:hAnsiTheme="minorEastAsia" w:cs="굴림" w:hint="eastAsia"/>
            <w:color w:val="000000"/>
            <w:kern w:val="0"/>
            <w:szCs w:val="20"/>
          </w:rPr>
          <w:t xml:space="preserve">서비스 장애로 인하여 이용기관 또는 이용기관의 고객에게 손해가 발생한 경우, </w:t>
        </w:r>
        <w:r>
          <w:rPr>
            <w:rFonts w:asciiTheme="minorEastAsia" w:hAnsiTheme="minorEastAsia" w:cs="굴림"/>
            <w:color w:val="000000"/>
            <w:kern w:val="0"/>
            <w:szCs w:val="20"/>
          </w:rPr>
          <w:t>‘</w:t>
        </w:r>
        <w:proofErr w:type="spellStart"/>
        <w:r>
          <w:rPr>
            <w:rFonts w:asciiTheme="minorEastAsia" w:hAnsiTheme="minorEastAsia" w:cs="굴림" w:hint="eastAsia"/>
            <w:color w:val="000000"/>
            <w:kern w:val="0"/>
            <w:szCs w:val="20"/>
          </w:rPr>
          <w:t>와이더랩</w:t>
        </w:r>
        <w:proofErr w:type="spellEnd"/>
        <w:r>
          <w:rPr>
            <w:rFonts w:asciiTheme="minorEastAsia" w:hAnsiTheme="minorEastAsia" w:cs="굴림"/>
            <w:color w:val="000000"/>
            <w:kern w:val="0"/>
            <w:szCs w:val="20"/>
          </w:rPr>
          <w:t>’</w:t>
        </w:r>
        <w:r>
          <w:rPr>
            <w:rFonts w:asciiTheme="minorEastAsia" w:hAnsiTheme="minorEastAsia" w:cs="굴림" w:hint="eastAsia"/>
            <w:color w:val="000000"/>
            <w:kern w:val="0"/>
            <w:szCs w:val="20"/>
          </w:rPr>
          <w:t xml:space="preserve">은 고의 또는 과실이 있는 범위 내에서 책임을 부담한다. </w:t>
        </w:r>
      </w:ins>
    </w:p>
    <w:p w14:paraId="19CBAD77" w14:textId="35CA70FE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92985BE" w14:textId="724E446D" w:rsidR="00A31F7A" w:rsidRPr="00B6629F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6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비밀 유지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3DF7496E" w14:textId="70BB156F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1</w:t>
      </w:r>
      <w:r>
        <w:rPr>
          <w:rFonts w:asciiTheme="minorEastAsia" w:hAnsiTheme="minorEastAsia" w:cs="굴림"/>
          <w:color w:val="000000"/>
          <w:kern w:val="0"/>
          <w:szCs w:val="20"/>
        </w:rPr>
        <w:t>. 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A31F7A">
        <w:rPr>
          <w:rFonts w:asciiTheme="minorEastAsia" w:hAnsiTheme="minorEastAsia" w:cs="굴림"/>
          <w:color w:val="000000"/>
          <w:kern w:val="0"/>
          <w:szCs w:val="20"/>
        </w:rPr>
        <w:t xml:space="preserve">본 계약의 체결 및 이행 과정에서 취득한 상대방의 영업비밀, 계약관련사항 등 일체의 정보에 대하여 상대방의 사전 서면 동의 없이 </w:t>
      </w:r>
      <w:proofErr w:type="gramStart"/>
      <w:r w:rsidRPr="00A31F7A">
        <w:rPr>
          <w:rFonts w:asciiTheme="minorEastAsia" w:hAnsiTheme="minorEastAsia" w:cs="굴림"/>
          <w:color w:val="000000"/>
          <w:kern w:val="0"/>
          <w:szCs w:val="20"/>
        </w:rPr>
        <w:t>제 3</w:t>
      </w:r>
      <w:proofErr w:type="gramEnd"/>
      <w:r w:rsidRPr="00A31F7A">
        <w:rPr>
          <w:rFonts w:asciiTheme="minorEastAsia" w:hAnsiTheme="minorEastAsia" w:cs="굴림"/>
          <w:color w:val="000000"/>
          <w:kern w:val="0"/>
          <w:szCs w:val="20"/>
        </w:rPr>
        <w:t>자에게 누설하거나 제공하여서는 아니 된다. 다만, 수사기관 등으로부터 법률의 규정에 의한 정보 또는 자료제출의 명령이 있는 경우 및 세무 기관의 자료 제출 요청이 있는 경우에는 그러하지 아니하고, 이 경우 자료 제출을 한 당사자는 상대방에게 자료 제출의 구체적인 사실을 즉시 고지하여야 한다.</w:t>
      </w:r>
    </w:p>
    <w:p w14:paraId="52C8E524" w14:textId="2843F922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2</w:t>
      </w:r>
      <w:r>
        <w:rPr>
          <w:rFonts w:asciiTheme="minorEastAsia" w:hAnsiTheme="minorEastAsia" w:cs="굴림"/>
          <w:color w:val="000000"/>
          <w:kern w:val="0"/>
          <w:szCs w:val="20"/>
        </w:rPr>
        <w:t>. 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Pr="00A31F7A">
        <w:rPr>
          <w:rFonts w:asciiTheme="minorEastAsia" w:hAnsiTheme="minorEastAsia" w:cs="굴림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A31F7A">
        <w:rPr>
          <w:rFonts w:asciiTheme="minorEastAsia" w:hAnsiTheme="minorEastAsia" w:cs="굴림"/>
          <w:color w:val="000000"/>
          <w:kern w:val="0"/>
          <w:szCs w:val="20"/>
        </w:rPr>
        <w:t>상대방이 요구하는 보안 사항을 철저히 준수하기로 한다.</w:t>
      </w:r>
    </w:p>
    <w:p w14:paraId="000B6A4D" w14:textId="2A79D9D9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3. 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A31F7A">
        <w:rPr>
          <w:rFonts w:asciiTheme="minorEastAsia" w:hAnsiTheme="minorEastAsia" w:cs="굴림"/>
          <w:color w:val="000000"/>
          <w:kern w:val="0"/>
          <w:szCs w:val="20"/>
        </w:rPr>
        <w:t>본 계약의 수행을 완료하거나 본 계약이 해지되는 즉시 각 당사자가 상대방으로부터 제공받은 모든 자료를 상대방의 요청에 따라 폐기 또는 반환하여야 한다.</w:t>
      </w:r>
    </w:p>
    <w:p w14:paraId="3E106CFD" w14:textId="68D82D18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 xml:space="preserve">4. </w:t>
      </w:r>
      <w:r w:rsidRPr="00A31F7A">
        <w:rPr>
          <w:rFonts w:asciiTheme="minorEastAsia" w:hAnsiTheme="minorEastAsia" w:cs="굴림"/>
          <w:color w:val="000000"/>
          <w:kern w:val="0"/>
          <w:szCs w:val="20"/>
        </w:rPr>
        <w:t>본 조의 의무는 계약해지 또는 종료 이후에도 유효하다.</w:t>
      </w:r>
    </w:p>
    <w:p w14:paraId="4846CF4E" w14:textId="2E5B9788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28E7DB7" w14:textId="109AABEF" w:rsidR="00A31F7A" w:rsidRPr="00B6629F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7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계약의 변경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73B5EAAF" w14:textId="6CA6FCF5" w:rsidR="009E30D1" w:rsidRPr="009E30D1" w:rsidRDefault="00A31F7A" w:rsidP="009E30D1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1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  <w:r w:rsidR="009E30D1" w:rsidRPr="009E30D1">
        <w:rPr>
          <w:rFonts w:asciiTheme="minorEastAsia" w:hAnsiTheme="minorEastAsia" w:cs="굴림"/>
          <w:color w:val="000000"/>
          <w:kern w:val="0"/>
          <w:szCs w:val="20"/>
        </w:rPr>
        <w:t xml:space="preserve">본 계약 중 세부 규정에서 변경 절차를 별도로 정하지 않은 규정은 </w:t>
      </w:r>
      <w:r w:rsidR="009E30D1">
        <w:rPr>
          <w:rFonts w:asciiTheme="minorEastAsia" w:hAnsiTheme="minorEastAsia" w:cs="굴림"/>
          <w:color w:val="000000"/>
          <w:kern w:val="0"/>
          <w:szCs w:val="20"/>
        </w:rPr>
        <w:t>‘</w:t>
      </w:r>
      <w:proofErr w:type="spellStart"/>
      <w:r w:rsidR="009E30D1"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 w:rsidR="009E30D1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9E30D1" w:rsidRPr="009E30D1">
        <w:rPr>
          <w:rFonts w:asciiTheme="minorEastAsia" w:hAnsiTheme="minorEastAsia" w:cs="굴림"/>
          <w:color w:val="000000"/>
          <w:kern w:val="0"/>
          <w:szCs w:val="20"/>
        </w:rPr>
        <w:t xml:space="preserve">과 </w:t>
      </w:r>
      <w:r w:rsidR="009E30D1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 w:rsidR="009E30D1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 w:rsidR="009E30D1" w:rsidRPr="009E30D1">
        <w:rPr>
          <w:rFonts w:asciiTheme="minorEastAsia" w:hAnsiTheme="minorEastAsia" w:cs="굴림"/>
          <w:color w:val="000000"/>
          <w:kern w:val="0"/>
          <w:szCs w:val="20"/>
        </w:rPr>
        <w:t xml:space="preserve"> 서면 합의로 변경할 수 있다.</w:t>
      </w:r>
    </w:p>
    <w:p w14:paraId="24F93317" w14:textId="73A4F18E" w:rsidR="009E30D1" w:rsidRPr="009E30D1" w:rsidRDefault="009E30D1" w:rsidP="009E30D1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 xml:space="preserve">2. </w:t>
      </w:r>
      <w:r w:rsidRPr="009E30D1">
        <w:rPr>
          <w:rFonts w:asciiTheme="minorEastAsia" w:hAnsiTheme="minorEastAsia" w:cs="굴림"/>
          <w:color w:val="000000"/>
          <w:kern w:val="0"/>
          <w:szCs w:val="20"/>
        </w:rPr>
        <w:t xml:space="preserve">제1항에도 불구하고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9E30D1">
        <w:rPr>
          <w:rFonts w:asciiTheme="minorEastAsia" w:hAnsiTheme="minorEastAsia" w:cs="굴림"/>
          <w:color w:val="000000"/>
          <w:kern w:val="0"/>
          <w:szCs w:val="20"/>
        </w:rPr>
        <w:t>계약 조건</w:t>
      </w:r>
      <w:r w:rsidR="00822AD5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 </w:t>
      </w:r>
      <w:r w:rsidRPr="009E30D1">
        <w:rPr>
          <w:rFonts w:asciiTheme="minorEastAsia" w:hAnsiTheme="minorEastAsia" w:cs="굴림"/>
          <w:color w:val="000000"/>
          <w:kern w:val="0"/>
          <w:szCs w:val="20"/>
        </w:rPr>
        <w:t xml:space="preserve">본 계약 체결 시와는 달라진 외부환경 변화나 원가 인상 요인에 따라서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상호 </w:t>
      </w:r>
      <w:r w:rsidRPr="009E30D1">
        <w:rPr>
          <w:rFonts w:asciiTheme="minorEastAsia" w:hAnsiTheme="minorEastAsia" w:cs="굴림"/>
          <w:color w:val="000000"/>
          <w:kern w:val="0"/>
          <w:szCs w:val="20"/>
        </w:rPr>
        <w:t>협의를 통해 조정할 수 있다.</w:t>
      </w:r>
    </w:p>
    <w:p w14:paraId="0AD117E6" w14:textId="6B586094" w:rsidR="00A31F7A" w:rsidRDefault="009E30D1" w:rsidP="009E30D1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 xml:space="preserve">3. </w:t>
      </w:r>
      <w:r w:rsidRPr="009E30D1">
        <w:rPr>
          <w:rFonts w:asciiTheme="minorEastAsia" w:hAnsiTheme="minorEastAsia" w:cs="굴림"/>
          <w:color w:val="000000"/>
          <w:kern w:val="0"/>
          <w:szCs w:val="20"/>
        </w:rPr>
        <w:t xml:space="preserve">본 계약에서 규정되지 아니한 사항에 대하여,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822AD5">
        <w:rPr>
          <w:rFonts w:asciiTheme="minorEastAsia" w:hAnsiTheme="minorEastAsia" w:cs="굴림" w:hint="eastAsia"/>
          <w:color w:val="000000"/>
          <w:kern w:val="0"/>
          <w:szCs w:val="20"/>
        </w:rPr>
        <w:t>는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9E30D1">
        <w:rPr>
          <w:rFonts w:asciiTheme="minorEastAsia" w:hAnsiTheme="minorEastAsia" w:cs="굴림"/>
          <w:color w:val="000000"/>
          <w:kern w:val="0"/>
          <w:szCs w:val="20"/>
        </w:rPr>
        <w:t>본 계약에 부수하여 별도의 서면 합의서를 작성할 수 있으며, 이는 본 계약서를 보충하거나 변경하는 효력을 가진다.</w:t>
      </w:r>
    </w:p>
    <w:p w14:paraId="60D20EF2" w14:textId="759431BA" w:rsidR="009E30D1" w:rsidRDefault="009E30D1" w:rsidP="009E30D1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092BA1A" w14:textId="7E19717A" w:rsidR="007E6128" w:rsidRPr="00B6629F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8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권리 및 의무의 양도금지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5144A847" w14:textId="53727CE0" w:rsidR="009E30D1" w:rsidRPr="009E30D1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 w:rsidR="003E0D4C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 w:rsidR="003E0D4C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7E6128">
        <w:rPr>
          <w:rFonts w:asciiTheme="minorEastAsia" w:hAnsiTheme="minorEastAsia" w:cs="굴림" w:hint="eastAsia"/>
          <w:color w:val="000000"/>
          <w:kern w:val="0"/>
          <w:szCs w:val="20"/>
        </w:rPr>
        <w:t>상대방의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 서면 동의 없이 본 계약상 권리 및 의무의 전부 또는 일부를 제3자에게 양도·위임·담보 제공하거나 임의 처분할 수 없다.</w:t>
      </w:r>
    </w:p>
    <w:p w14:paraId="77E94AFB" w14:textId="4737BB94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7A426533" w14:textId="33B46614" w:rsidR="007E6128" w:rsidRPr="00B6629F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9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계약의 효력 및 계약기간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6CB6E92A" w14:textId="1F6155F1" w:rsid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7E6128">
        <w:rPr>
          <w:rFonts w:asciiTheme="minorEastAsia" w:hAnsiTheme="minorEastAsia" w:cs="굴림" w:hint="eastAsia"/>
          <w:color w:val="000000"/>
          <w:kern w:val="0"/>
          <w:szCs w:val="20"/>
        </w:rPr>
        <w:t>본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 계약은 계약 체결일로부터 효력이 발생하며, 계약기간은 체결일로부터 1년간으로 한다. 다만, 계약기간 만료 3개월 전까지 당사자 일방이 서면으로 계약 종료 또는 계약 내용 변경에 관한 의사표시를 하지 않을 때에는 본 계약은 동일한 조건으로 1년씩 자동 연장된다.</w:t>
      </w:r>
    </w:p>
    <w:p w14:paraId="742AC787" w14:textId="2835831A" w:rsid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39533BD6" w14:textId="2CF4DD3B" w:rsidR="007E6128" w:rsidRPr="00B6629F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lastRenderedPageBreak/>
        <w:t>제1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0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계약의 해지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477B988A" w14:textId="70654691" w:rsid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1. 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>다음 각 호에 해당하는 경우 상대방에 대한 서면 통지의 방법으로 본 계약을 해지할 수 있다.</w:t>
      </w:r>
    </w:p>
    <w:p w14:paraId="6B97C42A" w14:textId="1EFD343F" w:rsidR="007E6128" w:rsidRP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①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당사자 일방이 본 계약에 따른 책임 및 의무 규정을 위반하고 이에 대한 시정을 </w:t>
      </w:r>
      <w:proofErr w:type="gramStart"/>
      <w:r w:rsidRPr="007E6128">
        <w:rPr>
          <w:rFonts w:asciiTheme="minorEastAsia" w:hAnsiTheme="minorEastAsia" w:cs="굴림" w:hint="eastAsia"/>
          <w:color w:val="000000"/>
          <w:kern w:val="0"/>
          <w:szCs w:val="20"/>
        </w:rPr>
        <w:t>요구 받았음에도</w:t>
      </w:r>
      <w:proofErr w:type="gramEnd"/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 통지일로부터 </w:t>
      </w:r>
      <w:r w:rsidR="00B87D75">
        <w:rPr>
          <w:rFonts w:asciiTheme="minorEastAsia" w:hAnsiTheme="minorEastAsia" w:cs="굴림"/>
          <w:color w:val="000000"/>
          <w:kern w:val="0"/>
          <w:szCs w:val="20"/>
        </w:rPr>
        <w:t>1</w:t>
      </w:r>
      <w:r w:rsidR="00B87D75">
        <w:rPr>
          <w:rFonts w:asciiTheme="minorEastAsia" w:hAnsiTheme="minorEastAsia" w:cs="굴림" w:hint="eastAsia"/>
          <w:color w:val="000000"/>
          <w:kern w:val="0"/>
          <w:szCs w:val="20"/>
        </w:rPr>
        <w:t>개월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 이내에 이를 시정하지 아니하는 경우</w:t>
      </w:r>
    </w:p>
    <w:p w14:paraId="384D7DE3" w14:textId="06EC84EE" w:rsidR="007E6128" w:rsidRP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②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>당사자 일방이 (가)압류, (가)처분, 체납처분 또는 이와 유사한 처분을 받거나 화의, 회사정리절차 또는 파산의 신청이 있거나 당한 경우</w:t>
      </w:r>
    </w:p>
    <w:p w14:paraId="0FE34668" w14:textId="6266EF5A" w:rsidR="007E6128" w:rsidRP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③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>당사자 일방이 발행한 어음이나 수표가 지급 정지된 경우</w:t>
      </w:r>
    </w:p>
    <w:p w14:paraId="1D10CE90" w14:textId="6244D1B0" w:rsidR="007E6128" w:rsidRP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④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>당사자 일방이 본 계약상 중요한 의무를 위반하거나 관계 법령을 위반하여 계약의 목적달성이 곤란한 사유가 발생한 경우</w:t>
      </w:r>
    </w:p>
    <w:p w14:paraId="28D1286E" w14:textId="0273824D" w:rsidR="007E6128" w:rsidRP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⑤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>본 계약의 목적을 달성하는 것이 합리적이고 객관적인 판단 하에 불가능한 경우</w:t>
      </w:r>
    </w:p>
    <w:p w14:paraId="7B08CDB0" w14:textId="49715C93" w:rsidR="007E6128" w:rsidRP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⑥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기타 불성실한 업무수행 및 일방의 중대한 과실로 인하여 </w:t>
      </w:r>
      <w:r w:rsidRPr="007E6128">
        <w:rPr>
          <w:rFonts w:asciiTheme="minorEastAsia" w:hAnsiTheme="minorEastAsia" w:cs="굴림" w:hint="eastAsia"/>
          <w:color w:val="000000"/>
          <w:kern w:val="0"/>
          <w:szCs w:val="20"/>
        </w:rPr>
        <w:t>쌍방 간에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 본 계약을 유지할 수 없을 정도로 신뢰가 손상된 경우</w:t>
      </w:r>
    </w:p>
    <w:p w14:paraId="4081E996" w14:textId="77777777" w:rsidR="00D84145" w:rsidRPr="00D84145" w:rsidRDefault="00D84145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30123B08" w14:textId="1E9B18C5" w:rsidR="00D11C78" w:rsidRPr="00B6629F" w:rsidRDefault="00D11C78" w:rsidP="00D11C7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D84145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1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1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손해배상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60719342" w14:textId="5CB3F03F" w:rsidR="008942E1" w:rsidRDefault="00D11C78" w:rsidP="006F35F5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1</w:t>
      </w:r>
      <w:r>
        <w:rPr>
          <w:rFonts w:asciiTheme="minorEastAsia" w:hAnsiTheme="minorEastAsia" w:cs="굴림"/>
          <w:color w:val="000000"/>
          <w:kern w:val="0"/>
          <w:szCs w:val="20"/>
        </w:rPr>
        <w:t>. ‘</w:t>
      </w:r>
      <w:proofErr w:type="spellStart"/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proofErr w:type="spellEnd"/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본 계약 및 본 계약에 부수한 합의 등을 위반하거나 계약의 불이행으로 인해 상대방에게 손해를 입힐 경우 이를 전액 배상하여야 한다.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단,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천재지변,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국가 비상사태,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기타 당사자가 통제할 수 없는 사유(통신사의 장애 또는 통신 불량 등)로 인하여 본 계약의 전부 또는 일부의 이행이 지체되거나 이행되지 않는 경우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,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당사자는 이행지체 또는 불이행으로 인한 계약 위반의 책임을 지지 아니한다.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="006F35F5">
        <w:rPr>
          <w:rFonts w:asciiTheme="minorEastAsia" w:hAnsiTheme="minorEastAsia" w:cs="굴림" w:hint="eastAsia"/>
          <w:color w:val="000000"/>
          <w:kern w:val="0"/>
          <w:szCs w:val="20"/>
        </w:rPr>
        <w:t>단,</w:t>
      </w:r>
      <w:r w:rsidR="006F35F5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="006F35F5">
        <w:rPr>
          <w:rFonts w:asciiTheme="minorEastAsia" w:hAnsiTheme="minorEastAsia" w:cs="굴림" w:hint="eastAsia"/>
          <w:color w:val="000000"/>
          <w:kern w:val="0"/>
          <w:szCs w:val="20"/>
        </w:rPr>
        <w:t>불가항력적 사유가 소멸되는 즉시 각 당사자는 계약을 이행하여야 하며,</w:t>
      </w:r>
      <w:r w:rsidR="006F35F5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="006F35F5">
        <w:rPr>
          <w:rFonts w:asciiTheme="minorEastAsia" w:hAnsiTheme="minorEastAsia" w:cs="굴림" w:hint="eastAsia"/>
          <w:color w:val="000000"/>
          <w:kern w:val="0"/>
          <w:szCs w:val="20"/>
        </w:rPr>
        <w:t>장기간 계약의 이행이 불가능할 경우에는 앙 당사자의 합의로 본 계약을 해지할 수 있다.</w:t>
      </w:r>
      <w:r w:rsidR="006F35F5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5FD0F914" w14:textId="6EF066E7" w:rsidR="00000A9F" w:rsidRDefault="00000A9F" w:rsidP="00E7533B">
      <w:pPr>
        <w:wordWrap/>
        <w:snapToGrid w:val="0"/>
        <w:spacing w:after="0" w:line="240" w:lineRule="auto"/>
        <w:ind w:left="900" w:hanging="9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AD030ED" w14:textId="321079DD" w:rsidR="00B6629F" w:rsidRPr="00B6629F" w:rsidRDefault="00B6629F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Pr="00B6629F">
        <w:rPr>
          <w:rFonts w:asciiTheme="minorEastAsia" w:hAnsiTheme="minorEastAsia" w:cs="굴림"/>
          <w:b/>
          <w:bCs/>
          <w:color w:val="000000"/>
          <w:kern w:val="0"/>
          <w:szCs w:val="20"/>
        </w:rPr>
        <w:t>1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2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 【</w:t>
      </w:r>
      <w:r w:rsidR="00D84145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합의 관할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318E50E8" w14:textId="0F4DF918" w:rsidR="00D84145" w:rsidRDefault="00D84145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84145">
        <w:rPr>
          <w:rFonts w:asciiTheme="minorEastAsia" w:hAnsiTheme="minorEastAsia" w:cs="굴림" w:hint="eastAsia"/>
          <w:color w:val="000000"/>
          <w:kern w:val="0"/>
          <w:szCs w:val="20"/>
        </w:rPr>
        <w:t>본</w:t>
      </w:r>
      <w:r w:rsidRPr="00D84145">
        <w:rPr>
          <w:rFonts w:asciiTheme="minorEastAsia" w:hAnsiTheme="minorEastAsia" w:cs="굴림"/>
          <w:color w:val="000000"/>
          <w:kern w:val="0"/>
          <w:szCs w:val="20"/>
        </w:rPr>
        <w:t xml:space="preserve"> 계약서에서 정하지 아니한 사항과 해석상의 이견은 상호 협의하여 정하되 원만한 타결을 이루지 못한 때에는 서울중앙지방법원을 합의 관할로 한다.</w:t>
      </w:r>
    </w:p>
    <w:p w14:paraId="36C12B62" w14:textId="77777777" w:rsidR="00D84145" w:rsidRDefault="00D84145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CC37512" w14:textId="5A659976" w:rsidR="00AF0146" w:rsidRDefault="00D84145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이상의 계약체결 내용을 증명하기 위하여 계약 당사자는 본 계약서 </w:t>
      </w:r>
      <w:r>
        <w:rPr>
          <w:rFonts w:asciiTheme="minorEastAsia" w:hAnsiTheme="minorEastAsia" w:cs="굴림"/>
          <w:color w:val="000000"/>
          <w:kern w:val="0"/>
          <w:szCs w:val="20"/>
        </w:rPr>
        <w:t>2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부를 작성하여 각각 기명 날인한 후 이를 </w:t>
      </w:r>
      <w:r>
        <w:rPr>
          <w:rFonts w:asciiTheme="minorEastAsia" w:hAnsiTheme="minorEastAsia" w:cs="굴림"/>
          <w:color w:val="000000"/>
          <w:kern w:val="0"/>
          <w:szCs w:val="20"/>
        </w:rPr>
        <w:t>1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부씩 보관하기로 한다.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sectPr w:rsidR="00AF0146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6ECAA" w14:textId="77777777" w:rsidR="00AF7EEE" w:rsidRDefault="00AF7EEE" w:rsidP="000A0536">
      <w:pPr>
        <w:spacing w:after="0" w:line="240" w:lineRule="auto"/>
      </w:pPr>
      <w:r>
        <w:separator/>
      </w:r>
    </w:p>
  </w:endnote>
  <w:endnote w:type="continuationSeparator" w:id="0">
    <w:p w14:paraId="1728E367" w14:textId="77777777" w:rsidR="00AF7EEE" w:rsidRDefault="00AF7EEE" w:rsidP="000A0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2305453"/>
      <w:docPartObj>
        <w:docPartGallery w:val="Page Numbers (Bottom of Page)"/>
        <w:docPartUnique/>
      </w:docPartObj>
    </w:sdtPr>
    <w:sdtContent>
      <w:p w14:paraId="250DE6B2" w14:textId="440F0217" w:rsidR="000A0536" w:rsidRDefault="000A053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0A4B" w:rsidRPr="00A30A4B">
          <w:rPr>
            <w:noProof/>
            <w:lang w:val="ko-KR"/>
          </w:rPr>
          <w:t>1</w:t>
        </w:r>
        <w:r>
          <w:fldChar w:fldCharType="end"/>
        </w:r>
      </w:p>
    </w:sdtContent>
  </w:sdt>
  <w:p w14:paraId="40FC60D9" w14:textId="77777777" w:rsidR="000A0536" w:rsidRDefault="000A053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D9FDA" w14:textId="77777777" w:rsidR="00AF7EEE" w:rsidRDefault="00AF7EEE" w:rsidP="000A0536">
      <w:pPr>
        <w:spacing w:after="0" w:line="240" w:lineRule="auto"/>
      </w:pPr>
      <w:r>
        <w:separator/>
      </w:r>
    </w:p>
  </w:footnote>
  <w:footnote w:type="continuationSeparator" w:id="0">
    <w:p w14:paraId="5282298E" w14:textId="77777777" w:rsidR="00AF7EEE" w:rsidRDefault="00AF7EEE" w:rsidP="000A0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55102"/>
    <w:multiLevelType w:val="hybridMultilevel"/>
    <w:tmpl w:val="8D709AB4"/>
    <w:lvl w:ilvl="0" w:tplc="5D40E4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AA919E4"/>
    <w:multiLevelType w:val="hybridMultilevel"/>
    <w:tmpl w:val="55E491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F0D22A3"/>
    <w:multiLevelType w:val="hybridMultilevel"/>
    <w:tmpl w:val="F7F03526"/>
    <w:lvl w:ilvl="0" w:tplc="872883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7588450">
    <w:abstractNumId w:val="1"/>
  </w:num>
  <w:num w:numId="2" w16cid:durableId="173957330">
    <w:abstractNumId w:val="0"/>
  </w:num>
  <w:num w:numId="3" w16cid:durableId="63657257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예지">
    <w15:presenceInfo w15:providerId="AD" w15:userId="S::lawyezy1005@to.nexus::69ab027b-d9b0-4d09-ae1d-7c3efa3732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5" w:nlCheck="1" w:checkStyle="1"/>
  <w:activeWritingStyle w:appName="MSWord" w:lang="en-US" w:vendorID="64" w:dllVersion="6" w:nlCheck="1" w:checkStyle="0"/>
  <w:activeWritingStyle w:appName="MSWord" w:lang="ko-KR" w:vendorID="64" w:dllVersion="4096" w:nlCheck="1" w:checkStyle="0"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29F"/>
    <w:rsid w:val="00000A9F"/>
    <w:rsid w:val="00006FEB"/>
    <w:rsid w:val="000072C9"/>
    <w:rsid w:val="000A0536"/>
    <w:rsid w:val="000B173D"/>
    <w:rsid w:val="000D1C0E"/>
    <w:rsid w:val="000E1FA0"/>
    <w:rsid w:val="001111A3"/>
    <w:rsid w:val="00127E5E"/>
    <w:rsid w:val="00150B59"/>
    <w:rsid w:val="00160029"/>
    <w:rsid w:val="001F6286"/>
    <w:rsid w:val="00200076"/>
    <w:rsid w:val="002E208F"/>
    <w:rsid w:val="002F6EE5"/>
    <w:rsid w:val="00304424"/>
    <w:rsid w:val="003C62C7"/>
    <w:rsid w:val="003E0D4C"/>
    <w:rsid w:val="003F4BF7"/>
    <w:rsid w:val="004063CA"/>
    <w:rsid w:val="004112B5"/>
    <w:rsid w:val="004B0DE3"/>
    <w:rsid w:val="00552A15"/>
    <w:rsid w:val="00567991"/>
    <w:rsid w:val="00571C07"/>
    <w:rsid w:val="005B1A4E"/>
    <w:rsid w:val="005B4C86"/>
    <w:rsid w:val="005C2407"/>
    <w:rsid w:val="005C2A77"/>
    <w:rsid w:val="005C360D"/>
    <w:rsid w:val="00631228"/>
    <w:rsid w:val="006A16E4"/>
    <w:rsid w:val="006A5988"/>
    <w:rsid w:val="006B7AE1"/>
    <w:rsid w:val="006D7C4D"/>
    <w:rsid w:val="006F35F5"/>
    <w:rsid w:val="00722778"/>
    <w:rsid w:val="007A0368"/>
    <w:rsid w:val="007D529A"/>
    <w:rsid w:val="007E6128"/>
    <w:rsid w:val="007F4A90"/>
    <w:rsid w:val="008072B3"/>
    <w:rsid w:val="00822AD5"/>
    <w:rsid w:val="00891735"/>
    <w:rsid w:val="00891E7D"/>
    <w:rsid w:val="00892E13"/>
    <w:rsid w:val="008942E1"/>
    <w:rsid w:val="008D28EB"/>
    <w:rsid w:val="00951C50"/>
    <w:rsid w:val="009C4DC9"/>
    <w:rsid w:val="009D5B99"/>
    <w:rsid w:val="009E30D1"/>
    <w:rsid w:val="00A07905"/>
    <w:rsid w:val="00A30A4B"/>
    <w:rsid w:val="00A31F7A"/>
    <w:rsid w:val="00A43135"/>
    <w:rsid w:val="00A463D3"/>
    <w:rsid w:val="00A744F4"/>
    <w:rsid w:val="00A90F7A"/>
    <w:rsid w:val="00A91835"/>
    <w:rsid w:val="00AA7644"/>
    <w:rsid w:val="00AD067C"/>
    <w:rsid w:val="00AF0146"/>
    <w:rsid w:val="00AF7EEE"/>
    <w:rsid w:val="00B00631"/>
    <w:rsid w:val="00B0448F"/>
    <w:rsid w:val="00B6629F"/>
    <w:rsid w:val="00B85E00"/>
    <w:rsid w:val="00B87D75"/>
    <w:rsid w:val="00BB3833"/>
    <w:rsid w:val="00BC65EB"/>
    <w:rsid w:val="00BD1A09"/>
    <w:rsid w:val="00BD6EFF"/>
    <w:rsid w:val="00C53F12"/>
    <w:rsid w:val="00D1032B"/>
    <w:rsid w:val="00D11C78"/>
    <w:rsid w:val="00D154F8"/>
    <w:rsid w:val="00D436E4"/>
    <w:rsid w:val="00D84145"/>
    <w:rsid w:val="00E42B4C"/>
    <w:rsid w:val="00E6052E"/>
    <w:rsid w:val="00E7533B"/>
    <w:rsid w:val="00EA6F26"/>
    <w:rsid w:val="00EC6FA8"/>
    <w:rsid w:val="00F33AE9"/>
    <w:rsid w:val="00F70142"/>
    <w:rsid w:val="00F9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2F81B"/>
  <w15:chartTrackingRefBased/>
  <w15:docId w15:val="{0400E802-497F-4A06-B43B-91B834F0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B6629F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B66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D84145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0A05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A0536"/>
  </w:style>
  <w:style w:type="paragraph" w:styleId="a7">
    <w:name w:val="footer"/>
    <w:basedOn w:val="a"/>
    <w:link w:val="Char0"/>
    <w:uiPriority w:val="99"/>
    <w:unhideWhenUsed/>
    <w:rsid w:val="000A05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A0536"/>
  </w:style>
  <w:style w:type="character" w:styleId="a8">
    <w:name w:val="annotation reference"/>
    <w:basedOn w:val="a0"/>
    <w:uiPriority w:val="99"/>
    <w:semiHidden/>
    <w:unhideWhenUsed/>
    <w:rsid w:val="00D436E4"/>
    <w:rPr>
      <w:sz w:val="18"/>
      <w:szCs w:val="18"/>
    </w:rPr>
  </w:style>
  <w:style w:type="paragraph" w:styleId="a9">
    <w:name w:val="annotation text"/>
    <w:basedOn w:val="a"/>
    <w:link w:val="Char1"/>
    <w:uiPriority w:val="99"/>
    <w:semiHidden/>
    <w:unhideWhenUsed/>
    <w:rsid w:val="00D436E4"/>
    <w:pPr>
      <w:jc w:val="left"/>
    </w:pPr>
  </w:style>
  <w:style w:type="character" w:customStyle="1" w:styleId="Char1">
    <w:name w:val="메모 텍스트 Char"/>
    <w:basedOn w:val="a0"/>
    <w:link w:val="a9"/>
    <w:uiPriority w:val="99"/>
    <w:semiHidden/>
    <w:rsid w:val="00D436E4"/>
  </w:style>
  <w:style w:type="paragraph" w:styleId="aa">
    <w:name w:val="annotation subject"/>
    <w:basedOn w:val="a9"/>
    <w:next w:val="a9"/>
    <w:link w:val="Char2"/>
    <w:uiPriority w:val="99"/>
    <w:semiHidden/>
    <w:unhideWhenUsed/>
    <w:rsid w:val="00D436E4"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sid w:val="00D436E4"/>
    <w:rPr>
      <w:b/>
      <w:bCs/>
    </w:rPr>
  </w:style>
  <w:style w:type="paragraph" w:styleId="ab">
    <w:name w:val="Balloon Text"/>
    <w:basedOn w:val="a"/>
    <w:link w:val="Char3"/>
    <w:uiPriority w:val="99"/>
    <w:semiHidden/>
    <w:unhideWhenUsed/>
    <w:rsid w:val="00B87D7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b"/>
    <w:uiPriority w:val="99"/>
    <w:semiHidden/>
    <w:rsid w:val="00B87D75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List Paragraph"/>
    <w:basedOn w:val="a"/>
    <w:uiPriority w:val="34"/>
    <w:qFormat/>
    <w:rsid w:val="006A5988"/>
    <w:pPr>
      <w:ind w:leftChars="400" w:left="800"/>
    </w:pPr>
  </w:style>
  <w:style w:type="paragraph" w:styleId="ad">
    <w:name w:val="Revision"/>
    <w:hidden/>
    <w:uiPriority w:val="99"/>
    <w:semiHidden/>
    <w:rsid w:val="00A07905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5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43E14D-17AA-4A22-8615-00E9B3262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dongsu han</dc:creator>
  <cp:keywords/>
  <dc:description/>
  <cp:lastModifiedBy>김예지</cp:lastModifiedBy>
  <cp:revision>2</cp:revision>
  <dcterms:created xsi:type="dcterms:W3CDTF">2026-03-19T07:31:00Z</dcterms:created>
  <dcterms:modified xsi:type="dcterms:W3CDTF">2026-03-19T07:31:00Z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f75817b-f191-4ea0-91cb-f6b042f90394_Enabled">
    <vt:lpwstr>true</vt:lpwstr>
  </property>
  <property fmtid="{D5CDD505-2E9C-101B-9397-08002B2CF9AE}" pid="3" name="MSIP_Label_af75817b-f191-4ea0-91cb-f6b042f90394_SetDate">
    <vt:lpwstr>2022-11-03T06:16:27Z</vt:lpwstr>
  </property>
  <property fmtid="{D5CDD505-2E9C-101B-9397-08002B2CF9AE}" pid="4" name="MSIP_Label_af75817b-f191-4ea0-91cb-f6b042f90394_Method">
    <vt:lpwstr>Standard</vt:lpwstr>
  </property>
  <property fmtid="{D5CDD505-2E9C-101B-9397-08002B2CF9AE}" pid="5" name="MSIP_Label_af75817b-f191-4ea0-91cb-f6b042f90394_Name">
    <vt:lpwstr>Internal</vt:lpwstr>
  </property>
  <property fmtid="{D5CDD505-2E9C-101B-9397-08002B2CF9AE}" pid="6" name="MSIP_Label_af75817b-f191-4ea0-91cb-f6b042f90394_SiteId">
    <vt:lpwstr>815a09ae-06d8-4115-9a0e-6ea71d6976ad</vt:lpwstr>
  </property>
  <property fmtid="{D5CDD505-2E9C-101B-9397-08002B2CF9AE}" pid="7" name="MSIP_Label_af75817b-f191-4ea0-91cb-f6b042f90394_ActionId">
    <vt:lpwstr>8b734c11-4386-4651-8b97-b23452070226</vt:lpwstr>
  </property>
  <property fmtid="{D5CDD505-2E9C-101B-9397-08002B2CF9AE}" pid="8" name="MSIP_Label_af75817b-f191-4ea0-91cb-f6b042f90394_ContentBits">
    <vt:lpwstr>0</vt:lpwstr>
  </property>
</Properties>
</file>